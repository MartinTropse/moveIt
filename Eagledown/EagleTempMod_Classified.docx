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642F7" w14:textId="0B6F0DF0" w:rsidR="008C6A4A" w:rsidRDefault="00C24513" w:rsidP="00EC2A55">
      <w:pPr>
        <w:pStyle w:val="Rubrik2ejnr"/>
      </w:pPr>
      <w:bookmarkStart w:id="0" w:name="_Hlk121764355"/>
      <w:bookmarkEnd w:id="0"/>
      <w:ins w:id="1" w:author="Tove Adelsköld" w:date="2020-09-18T15:20:00Z">
        <w:r>
          <w:rPr>
            <w:noProof/>
          </w:rPr>
          <w:drawing>
            <wp:anchor distT="0" distB="0" distL="114300" distR="114300" simplePos="0" relativeHeight="251660293" behindDoc="0" locked="0" layoutInCell="1" allowOverlap="1" wp14:anchorId="7B98765B" wp14:editId="3B20DE73">
              <wp:simplePos x="0" y="0"/>
              <wp:positionH relativeFrom="column">
                <wp:posOffset>3869690</wp:posOffset>
              </wp:positionH>
              <wp:positionV relativeFrom="paragraph">
                <wp:posOffset>-690880</wp:posOffset>
              </wp:positionV>
              <wp:extent cx="2349888" cy="946800"/>
              <wp:effectExtent l="0" t="0" r="0" b="0"/>
              <wp:wrapNone/>
              <wp:docPr id="12" name="Bildobjekt 12" descr="Sekretess - rapporten innefattar skyddsklassa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Sekretess - rapporten innefattar skyddsklassad informatio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9888" cy="946800"/>
                      </a:xfrm>
                      <a:prstGeom prst="rect">
                        <a:avLst/>
                      </a:prstGeom>
                    </pic:spPr>
                  </pic:pic>
                </a:graphicData>
              </a:graphic>
              <wp14:sizeRelH relativeFrom="page">
                <wp14:pctWidth>0</wp14:pctWidth>
              </wp14:sizeRelH>
              <wp14:sizeRelV relativeFrom="page">
                <wp14:pctHeight>0</wp14:pctHeight>
              </wp14:sizeRelV>
            </wp:anchor>
          </w:drawing>
        </w:r>
      </w:ins>
      <w:r w:rsidR="008C6A4A" w:rsidRPr="008C6A4A">
        <w:rPr>
          <w:noProof/>
        </w:rPr>
        <mc:AlternateContent>
          <mc:Choice Requires="wpg">
            <w:drawing>
              <wp:anchor distT="0" distB="0" distL="114300" distR="114300" simplePos="0" relativeHeight="251658244" behindDoc="0" locked="0" layoutInCell="1" allowOverlap="1" wp14:anchorId="008EE18B" wp14:editId="046F3AD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1FA4E79B" w14:textId="77777777" w:rsidR="00E97D4A" w:rsidRDefault="00E97D4A" w:rsidP="008C6A4A">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E6CF18B" w14:textId="77777777" w:rsidR="00E97D4A" w:rsidRDefault="00E97D4A" w:rsidP="008C6A4A">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EE18B" id="Group 15" o:spid="_x0000_s1026" style="position:absolute;margin-left:364.5pt;margin-top:-385.7pt;width:143.25pt;height:60.75pt;z-index:251658244"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">
                <v:shapetype id="_x0000_t202" coordsize="21600,21600" o:spt="202" path="m,l,21600r21600,l21600,xe">
                  <v:stroke joinstyle="miter"/>
                  <v:path gradientshapeok="t" o:connecttype="rect"/>
                </v:shapetype>
                <v:shape id="Text Box 16"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1FA4E79B" w14:textId="77777777" w:rsidR="00E97D4A" w:rsidRDefault="00E97D4A" w:rsidP="008C6A4A">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" strokecolor="white" strokeweight="1.5pt"/>
                <v:shape id="Text Box 18"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3E6CF18B" w14:textId="77777777" w:rsidR="00E97D4A" w:rsidRDefault="00E97D4A" w:rsidP="008C6A4A">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06986501" w14:textId="4D2AB11E" w:rsidR="003C5917" w:rsidRDefault="00B40DCC" w:rsidP="00C06D36">
      <w:r w:rsidRPr="00527418">
        <w:rPr>
          <w:rStyle w:val="Heading2Char"/>
          <w:noProof/>
        </w:rPr>
        <w:drawing>
          <wp:anchor distT="0" distB="0" distL="114300" distR="114300" simplePos="0" relativeHeight="251668485" behindDoc="0" locked="0" layoutInCell="1" allowOverlap="1" wp14:anchorId="79D9ADE7" wp14:editId="2EF1673D">
            <wp:simplePos x="0" y="0"/>
            <wp:positionH relativeFrom="margin">
              <wp:posOffset>4445</wp:posOffset>
            </wp:positionH>
            <wp:positionV relativeFrom="paragraph">
              <wp:posOffset>15240</wp:posOffset>
            </wp:positionV>
            <wp:extent cx="5749290" cy="1490980"/>
            <wp:effectExtent l="0" t="0" r="0" b="0"/>
            <wp:wrapSquare wrapText="bothSides"/>
            <wp:docPr id="20" name="Bildobjekt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objekt 18">
                      <a:extLst>
                        <a:ext uri="{C183D7F6-B498-43B3-948B-1728B52AA6E4}">
                          <adec:decorative xmlns:adec="http://schemas.microsoft.com/office/drawing/2017/decorative" val="1"/>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062" r="-60973"/>
                    <a:stretch/>
                  </pic:blipFill>
                  <pic:spPr bwMode="auto">
                    <a:xfrm>
                      <a:off x="0" y="0"/>
                      <a:ext cx="5749290" cy="1490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AEE" w:rsidRPr="008C6A4A">
        <w:rPr>
          <w:noProof/>
        </w:rPr>
        <w:drawing>
          <wp:inline distT="0" distB="0" distL="0" distR="0" wp14:anchorId="7B1C02E4" wp14:editId="65857D74">
            <wp:extent cx="5749290" cy="4250690"/>
            <wp:effectExtent l="0" t="0" r="3810" b="0"/>
            <wp:docPr id="3" name="Placeholder">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9290" cy="4250690"/>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17BC5410" w14:textId="4CA795CA" w:rsidR="003C5917" w:rsidRPr="00D918EC" w:rsidRDefault="003C5917" w:rsidP="003C5917">
      <w:pPr>
        <w:pStyle w:val="Title"/>
        <w:spacing w:before="240" w:after="240"/>
      </w:pPr>
      <w:r>
        <w:t>Spelflykt</w:t>
      </w:r>
      <w:r w:rsidR="00DD22C1">
        <w:t xml:space="preserve">sinventering av kungsörn </w:t>
      </w:r>
      <w:r w:rsidR="00DD22C1" w:rsidRPr="00D918EC">
        <w:t>och havsörn</w:t>
      </w:r>
    </w:p>
    <w:p w14:paraId="09A96500" w14:textId="0515D3AE" w:rsidR="00675AEE" w:rsidRDefault="00B86520" w:rsidP="00E03DFC">
      <w:pPr>
        <w:pStyle w:val="Subtitle"/>
      </w:pPr>
      <w:r w:rsidRPr="00901BBE">
        <w:rPr>
          <w:color w:val="808080" w:themeColor="background1" w:themeShade="80"/>
        </w:rPr>
        <w:t>{{Titel}}</w:t>
      </w:r>
      <w:r w:rsidR="00E03DFC" w:rsidRPr="00D918EC">
        <w:t xml:space="preserve"> i </w:t>
      </w:r>
      <w:r w:rsidRPr="00901BBE">
        <w:rPr>
          <w:color w:val="808080" w:themeColor="background1" w:themeShade="80"/>
        </w:rPr>
        <w:t>{{Kommun}}</w:t>
      </w:r>
      <w:r w:rsidR="00E03DFC" w:rsidRPr="00D918EC">
        <w:t xml:space="preserve"> kommun</w:t>
      </w:r>
      <w:r w:rsidR="00E03DFC">
        <w:t xml:space="preserve">, </w:t>
      </w:r>
      <w:r w:rsidRPr="00901BBE">
        <w:rPr>
          <w:color w:val="808080" w:themeColor="background1" w:themeShade="80"/>
        </w:rPr>
        <w:t>{{</w:t>
      </w:r>
      <w:proofErr w:type="spellStart"/>
      <w:r w:rsidR="0055396F" w:rsidRPr="00901BBE">
        <w:rPr>
          <w:color w:val="808080" w:themeColor="background1" w:themeShade="80"/>
        </w:rPr>
        <w:t>RapportDatum</w:t>
      </w:r>
      <w:proofErr w:type="spellEnd"/>
      <w:r w:rsidRPr="00901BBE">
        <w:rPr>
          <w:color w:val="808080" w:themeColor="background1" w:themeShade="80"/>
        </w:rPr>
        <w:t>}}</w:t>
      </w:r>
    </w:p>
    <w:p w14:paraId="51ABB052" w14:textId="77777777" w:rsidR="00675AEE" w:rsidRDefault="00675AEE" w:rsidP="00C06D36"/>
    <w:p w14:paraId="1A83EC07" w14:textId="42946321" w:rsidR="00675AEE" w:rsidRDefault="00675AEE" w:rsidP="00C06D36">
      <w:pPr>
        <w:sectPr w:rsidR="00675AEE" w:rsidSect="008F7579">
          <w:pgSz w:w="11900" w:h="16840"/>
          <w:pgMar w:top="1701" w:right="1418" w:bottom="1418" w:left="1418" w:header="709" w:footer="709" w:gutter="0"/>
          <w:cols w:space="708"/>
          <w:titlePg/>
          <w:docGrid w:linePitch="360"/>
        </w:sectPr>
      </w:pPr>
    </w:p>
    <w:p w14:paraId="52028A67" w14:textId="0864AA33" w:rsidR="008C6A4A" w:rsidRDefault="00B96370" w:rsidP="00C06D36">
      <w:r>
        <w:rPr>
          <w:noProof/>
        </w:rPr>
        <w:lastRenderedPageBreak/>
        <mc:AlternateContent>
          <mc:Choice Requires="wpg">
            <w:drawing>
              <wp:anchor distT="0" distB="0" distL="114300" distR="114300" simplePos="0" relativeHeight="251666437" behindDoc="0" locked="0" layoutInCell="1" allowOverlap="1" wp14:anchorId="18E2100A" wp14:editId="14026C75">
                <wp:simplePos x="0" y="0"/>
                <wp:positionH relativeFrom="column">
                  <wp:posOffset>-7147</wp:posOffset>
                </wp:positionH>
                <wp:positionV relativeFrom="paragraph">
                  <wp:posOffset>3810</wp:posOffset>
                </wp:positionV>
                <wp:extent cx="5761990" cy="1026000"/>
                <wp:effectExtent l="0" t="0" r="16510" b="15875"/>
                <wp:wrapNone/>
                <wp:docPr id="37" name="Grupp 37" descr="Denna studie faller under offentlighets- och sekretesslagens (2009:400) 20 kapitel, 1§. Studien behandlar sådan information om en i Sverige hotad djurart att det kan antas att strävandet efter att bevara arten inom landet motverkas om uppgifterna blir allmänt kända. Mer information om vilka arter som berörs av sekretess finns på SLU:s hemsida. "/>
                <wp:cNvGraphicFramePr/>
                <a:graphic xmlns:a="http://schemas.openxmlformats.org/drawingml/2006/main">
                  <a:graphicData uri="http://schemas.microsoft.com/office/word/2010/wordprocessingGroup">
                    <wpg:wgp>
                      <wpg:cNvGrpSpPr/>
                      <wpg:grpSpPr>
                        <a:xfrm>
                          <a:off x="0" y="0"/>
                          <a:ext cx="5761990" cy="1026000"/>
                          <a:chOff x="0" y="-1"/>
                          <a:chExt cx="5761990" cy="1026000"/>
                        </a:xfrm>
                      </wpg:grpSpPr>
                      <wps:wsp>
                        <wps:cNvPr id="34" name="Textruta 34"/>
                        <wps:cNvSpPr txBox="1"/>
                        <wps:spPr>
                          <a:xfrm>
                            <a:off x="0" y="-1"/>
                            <a:ext cx="5761990" cy="1026000"/>
                          </a:xfrm>
                          <a:prstGeom prst="rect">
                            <a:avLst/>
                          </a:prstGeom>
                          <a:gradFill>
                            <a:gsLst>
                              <a:gs pos="0">
                                <a:srgbClr val="9C0059">
                                  <a:alpha val="75294"/>
                                </a:srgbClr>
                              </a:gs>
                              <a:gs pos="50000">
                                <a:srgbClr val="ACA196">
                                  <a:alpha val="10000"/>
                                </a:srgbClr>
                              </a:gs>
                              <a:gs pos="100000">
                                <a:srgbClr val="ACA196">
                                  <a:alpha val="25000"/>
                                </a:srgbClr>
                              </a:gs>
                            </a:gsLst>
                            <a:lin ang="10800000" scaled="1"/>
                          </a:gradFill>
                          <a:ln>
                            <a:solidFill>
                              <a:srgbClr val="9C0059"/>
                            </a:solidFill>
                          </a:ln>
                          <a:effectLst/>
                        </wps:spPr>
                        <wps:style>
                          <a:lnRef idx="0">
                            <a:schemeClr val="accent1"/>
                          </a:lnRef>
                          <a:fillRef idx="0">
                            <a:schemeClr val="accent1"/>
                          </a:fillRef>
                          <a:effectRef idx="0">
                            <a:schemeClr val="accent1"/>
                          </a:effectRef>
                          <a:fontRef idx="minor">
                            <a:schemeClr val="dk1"/>
                          </a:fontRef>
                        </wps:style>
                        <wps:txbx>
                          <w:txbxContent>
                            <w:p w14:paraId="48F55FAF" w14:textId="77777777" w:rsidR="00B96370" w:rsidRPr="00BB5BAF" w:rsidRDefault="00B96370" w:rsidP="00B96370">
                              <w:pPr>
                                <w:pStyle w:val="Tabell"/>
                                <w:rPr>
                                  <w:b/>
                                  <w:bCs/>
                                </w:rPr>
                              </w:pPr>
                              <w:r w:rsidRPr="00D14935">
                                <w:t xml:space="preserve">Denna studie faller under offentlighets- och sekretesslagens </w:t>
                              </w:r>
                              <w:r>
                                <w:br/>
                              </w:r>
                              <w:r w:rsidRPr="00D14935">
                                <w:t xml:space="preserve">(2009:400) 20 kapitel, 1§. Studien behandlar sådan information </w:t>
                              </w:r>
                              <w:r>
                                <w:br/>
                              </w:r>
                              <w:r w:rsidRPr="00D14935">
                                <w:t xml:space="preserve">om en i Sverige hotad </w:t>
                              </w:r>
                              <w:r>
                                <w:t>djur</w:t>
                              </w:r>
                              <w:r w:rsidRPr="00D14935">
                                <w:t xml:space="preserve">art att det kan antas att strävandet </w:t>
                              </w:r>
                              <w:r>
                                <w:br/>
                              </w:r>
                              <w:r w:rsidRPr="00D14935">
                                <w:t xml:space="preserve">efter att bevara arten inom landet motverkas om uppgifterna </w:t>
                              </w:r>
                              <w:r>
                                <w:br/>
                              </w:r>
                              <w:r w:rsidRPr="00D14935">
                                <w:t xml:space="preserve">blir allmänt kända. Mer information om vilka arter som </w:t>
                              </w:r>
                              <w:r>
                                <w:br/>
                              </w:r>
                              <w:r w:rsidRPr="00D14935">
                                <w:t xml:space="preserve">berörs av sekretess finns på SLU:s hemsida. </w:t>
                              </w:r>
                            </w:p>
                          </w:txbxContent>
                        </wps:txbx>
                        <wps:bodyPr rot="0" spcFirstLastPara="0" vertOverflow="overflow" horzOverflow="overflow" vert="horz" wrap="square" lIns="144000" tIns="72000" rIns="144000" bIns="72000" numCol="1" spcCol="0" rtlCol="0" fromWordArt="0" anchor="t" anchorCtr="0" forceAA="0" compatLnSpc="1">
                          <a:prstTxWarp prst="textNoShape">
                            <a:avLst/>
                          </a:prstTxWarp>
                          <a:noAutofit/>
                        </wps:bodyPr>
                      </wps:wsp>
                      <pic:pic xmlns:pic="http://schemas.openxmlformats.org/drawingml/2006/picture">
                        <pic:nvPicPr>
                          <pic:cNvPr id="36" name="Bildobjekt 36" descr="En bild som visar ritning, mat&#10;&#10;Automatiskt genererad beskrivni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689132" y="47296"/>
                            <a:ext cx="2023745" cy="81470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8E2100A" id="Grupp 37" o:spid="_x0000_s1030" alt="Denna studie faller under offentlighets- och sekretesslagens (2009:400) 20 kapitel, 1§. Studien behandlar sådan information om en i Sverige hotad djurart att det kan antas att strävandet efter att bevara arten inom landet motverkas om uppgifterna blir allmänt kända. Mer information om vilka arter som berörs av sekretess finns på SLU:s hemsida. " style="position:absolute;margin-left:-.55pt;margin-top:.3pt;width:453.7pt;height:80.8pt;z-index:251666437" coordorigin="" coordsize="57619,10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">
                <v:shape id="Textruta 34" o:spid="_x0000_s1031" type="#_x0000_t202" style="position:absolute;width:57619;height:10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" fillcolor="#9c0059" strokecolor="#9c0059">
                  <v:fill opacity=".25" color2="#aca196" o:opacity2="49344f" angle="270" colors="0 #9c0059;.5 #aca196;1 #aca196" focus="100%" type="gradient"/>
                  <v:textbox inset="4mm,2mm,4mm,2mm">
                    <w:txbxContent>
                      <w:p w14:paraId="48F55FAF" w14:textId="77777777" w:rsidR="00B96370" w:rsidRPr="00BB5BAF" w:rsidRDefault="00B96370" w:rsidP="00B96370">
                        <w:pPr>
                          <w:pStyle w:val="Tabell"/>
                          <w:rPr>
                            <w:b/>
                            <w:bCs/>
                          </w:rPr>
                        </w:pPr>
                        <w:r w:rsidRPr="00D14935">
                          <w:t xml:space="preserve">Denna studie faller under offentlighets- och sekretesslagens </w:t>
                        </w:r>
                        <w:r>
                          <w:br/>
                        </w:r>
                        <w:r w:rsidRPr="00D14935">
                          <w:t xml:space="preserve">(2009:400) 20 kapitel, 1§. Studien behandlar sådan information </w:t>
                        </w:r>
                        <w:r>
                          <w:br/>
                        </w:r>
                        <w:r w:rsidRPr="00D14935">
                          <w:t xml:space="preserve">om en i Sverige hotad </w:t>
                        </w:r>
                        <w:r>
                          <w:t>djur</w:t>
                        </w:r>
                        <w:r w:rsidRPr="00D14935">
                          <w:t xml:space="preserve">art att det kan antas att strävandet </w:t>
                        </w:r>
                        <w:r>
                          <w:br/>
                        </w:r>
                        <w:r w:rsidRPr="00D14935">
                          <w:t xml:space="preserve">efter att bevara arten inom landet motverkas om uppgifterna </w:t>
                        </w:r>
                        <w:r>
                          <w:br/>
                        </w:r>
                        <w:r w:rsidRPr="00D14935">
                          <w:t xml:space="preserve">blir allmänt kända. Mer information om vilka arter som </w:t>
                        </w:r>
                        <w:r>
                          <w:br/>
                        </w:r>
                        <w:r w:rsidRPr="00D14935">
                          <w:t xml:space="preserve">berörs av sekretess finns på SLU:s hemsida.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36" o:spid="_x0000_s1032" type="#_x0000_t75" alt="En bild som visar ritning, mat&#10;&#10;Automatiskt genererad beskrivning" style="position:absolute;left:36891;top:472;width:20237;height: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">
                  <v:imagedata r:id="rId15" o:title="En bild som visar ritning, mat&#10;&#10;Automatiskt genererad beskrivning"/>
                </v:shape>
              </v:group>
            </w:pict>
          </mc:Fallback>
        </mc:AlternateContent>
      </w:r>
      <w:r w:rsidRPr="008548B0">
        <w:rPr>
          <w:noProof/>
        </w:rPr>
        <mc:AlternateContent>
          <mc:Choice Requires="wps">
            <w:drawing>
              <wp:anchor distT="0" distB="0" distL="114300" distR="114300" simplePos="0" relativeHeight="251658242" behindDoc="0" locked="0" layoutInCell="1" allowOverlap="1" wp14:anchorId="5C727979" wp14:editId="0260E4AD">
                <wp:simplePos x="0" y="0"/>
                <wp:positionH relativeFrom="margin">
                  <wp:posOffset>3175</wp:posOffset>
                </wp:positionH>
                <wp:positionV relativeFrom="margin">
                  <wp:posOffset>301625</wp:posOffset>
                </wp:positionV>
                <wp:extent cx="5715000" cy="8380095"/>
                <wp:effectExtent l="0" t="0" r="0" b="1905"/>
                <wp:wrapSquare wrapText="bothSides"/>
                <wp:docPr id="7" name="Text Box 7"/>
                <wp:cNvGraphicFramePr/>
                <a:graphic xmlns:a="http://schemas.openxmlformats.org/drawingml/2006/main">
                  <a:graphicData uri="http://schemas.microsoft.com/office/word/2010/wordprocessingShape">
                    <wps:wsp>
                      <wps:cNvSpPr txBox="1"/>
                      <wps:spPr>
                        <a:xfrm>
                          <a:off x="0" y="0"/>
                          <a:ext cx="5715000" cy="8380095"/>
                        </a:xfrm>
                        <a:prstGeom prst="rect">
                          <a:avLst/>
                        </a:prstGeom>
                        <a:noFill/>
                        <a:ln w="6350">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A33656" w14:textId="77777777" w:rsidR="00E97D4A" w:rsidRPr="006D7C00" w:rsidRDefault="00E97D4A" w:rsidP="006D7C00">
                            <w:pPr>
                              <w:pStyle w:val="Salutation"/>
                              <w:rPr>
                                <w:b/>
                              </w:rPr>
                            </w:pPr>
                            <w:r w:rsidRPr="006D7C00">
                              <w:rPr>
                                <w:b/>
                              </w:rPr>
                              <w:t>OM RAPPORTEN:</w:t>
                            </w:r>
                          </w:p>
                          <w:p w14:paraId="6B683803" w14:textId="42F78233" w:rsidR="00E97D4A" w:rsidRDefault="00E97D4A" w:rsidP="006D7C00">
                            <w:pPr>
                              <w:pStyle w:val="Salutation"/>
                              <w:rPr>
                                <w:color w:val="FF0000"/>
                              </w:rPr>
                            </w:pPr>
                            <w:r w:rsidRPr="006D7C00">
                              <w:rPr>
                                <w:b/>
                              </w:rPr>
                              <w:t>Titel:</w:t>
                            </w:r>
                            <w:r w:rsidRPr="009D1014">
                              <w:t xml:space="preserve"> </w:t>
                            </w:r>
                            <w:r w:rsidRPr="009101D3">
                              <w:t xml:space="preserve">Spelflyktsinventering av </w:t>
                            </w:r>
                            <w:r>
                              <w:t xml:space="preserve">kungsörn </w:t>
                            </w:r>
                            <w:r w:rsidR="0025519D" w:rsidRPr="00901BBE">
                              <w:rPr>
                                <w:color w:val="808080" w:themeColor="background1" w:themeShade="80"/>
                              </w:rPr>
                              <w:t>{{ornTxt1}}</w:t>
                            </w:r>
                            <w:r w:rsidRPr="00316EF1">
                              <w:rPr>
                                <w:color w:val="auto"/>
                              </w:rPr>
                              <w:t xml:space="preserve"> </w:t>
                            </w:r>
                            <w:r>
                              <w:t xml:space="preserve">– </w:t>
                            </w:r>
                            <w:r w:rsidR="00316EF1" w:rsidRPr="00901BBE">
                              <w:rPr>
                                <w:color w:val="808080" w:themeColor="background1" w:themeShade="80"/>
                              </w:rPr>
                              <w:t>{{Titel}}</w:t>
                            </w:r>
                            <w:r w:rsidRPr="009101D3">
                              <w:rPr>
                                <w:color w:val="FF0000"/>
                              </w:rPr>
                              <w:t xml:space="preserve"> </w:t>
                            </w:r>
                            <w:r w:rsidRPr="009101D3">
                              <w:t xml:space="preserve">i </w:t>
                            </w:r>
                            <w:r w:rsidR="00316EF1" w:rsidRPr="00901BBE">
                              <w:rPr>
                                <w:color w:val="808080" w:themeColor="background1" w:themeShade="80"/>
                              </w:rPr>
                              <w:t>{{Kommun}}</w:t>
                            </w:r>
                            <w:r w:rsidRPr="00FF12AD">
                              <w:rPr>
                                <w:color w:val="auto"/>
                              </w:rPr>
                              <w:t xml:space="preserve"> </w:t>
                            </w:r>
                            <w:r w:rsidRPr="009101D3">
                              <w:t>kommun,</w:t>
                            </w:r>
                            <w:r>
                              <w:t xml:space="preserve"> </w:t>
                            </w:r>
                            <w:r w:rsidR="00316EF1" w:rsidRPr="00901BBE">
                              <w:rPr>
                                <w:color w:val="808080" w:themeColor="background1" w:themeShade="80"/>
                              </w:rPr>
                              <w:t>{{år}}</w:t>
                            </w:r>
                          </w:p>
                          <w:p w14:paraId="1839C2D4" w14:textId="4646B106" w:rsidR="00E97D4A" w:rsidRPr="009D1014" w:rsidRDefault="00E97D4A" w:rsidP="006D7C00">
                            <w:pPr>
                              <w:pStyle w:val="Salutation"/>
                            </w:pPr>
                            <w:r w:rsidRPr="006D7C00">
                              <w:rPr>
                                <w:b/>
                              </w:rPr>
                              <w:t>Version/datum:</w:t>
                            </w:r>
                            <w:r w:rsidRPr="008358FE">
                              <w:rPr>
                                <w:bCs/>
                              </w:rPr>
                              <w:t xml:space="preserve"> </w:t>
                            </w:r>
                            <w:r w:rsidR="00316EF1" w:rsidRPr="003D18CB">
                              <w:rPr>
                                <w:color w:val="808080" w:themeColor="background1" w:themeShade="80"/>
                              </w:rPr>
                              <w:t>{{</w:t>
                            </w:r>
                            <w:proofErr w:type="spellStart"/>
                            <w:r w:rsidR="00CE68C6" w:rsidRPr="003D18CB">
                              <w:rPr>
                                <w:color w:val="808080" w:themeColor="background1" w:themeShade="80"/>
                              </w:rPr>
                              <w:t>Rapport</w:t>
                            </w:r>
                            <w:r w:rsidR="00640E35" w:rsidRPr="003D18CB">
                              <w:rPr>
                                <w:color w:val="808080" w:themeColor="background1" w:themeShade="80"/>
                              </w:rPr>
                              <w:t>Datum</w:t>
                            </w:r>
                            <w:proofErr w:type="spellEnd"/>
                            <w:r w:rsidR="00316EF1" w:rsidRPr="003D18CB">
                              <w:rPr>
                                <w:color w:val="808080" w:themeColor="background1" w:themeShade="80"/>
                              </w:rPr>
                              <w:t>}}</w:t>
                            </w:r>
                          </w:p>
                          <w:p w14:paraId="7AF3FCAE" w14:textId="5A251C45" w:rsidR="00E97D4A" w:rsidRPr="009D1014" w:rsidRDefault="00E97D4A" w:rsidP="000B348E">
                            <w:pPr>
                              <w:pStyle w:val="Salutation"/>
                            </w:pPr>
                            <w:r w:rsidRPr="006D7C00">
                              <w:rPr>
                                <w:b/>
                              </w:rPr>
                              <w:t>Rapporten bör citeras</w:t>
                            </w:r>
                            <w:r>
                              <w:rPr>
                                <w:b/>
                              </w:rPr>
                              <w:t xml:space="preserve"> enligt följande</w:t>
                            </w:r>
                            <w:r w:rsidRPr="006D7C00">
                              <w:rPr>
                                <w:b/>
                              </w:rPr>
                              <w:t>:</w:t>
                            </w:r>
                            <w:r w:rsidRPr="009D1014">
                              <w:t xml:space="preserve"> </w:t>
                            </w:r>
                            <w:r w:rsidR="00640E35" w:rsidRPr="003D18CB">
                              <w:rPr>
                                <w:color w:val="808080" w:themeColor="background1" w:themeShade="80"/>
                              </w:rPr>
                              <w:t>{{Efternamn}}</w:t>
                            </w:r>
                            <w:r w:rsidRPr="00FF12AD">
                              <w:rPr>
                                <w:color w:val="auto"/>
                              </w:rPr>
                              <w:t>,</w:t>
                            </w:r>
                            <w:r w:rsidR="00640E35" w:rsidRPr="00FF12AD">
                              <w:rPr>
                                <w:color w:val="auto"/>
                              </w:rPr>
                              <w:t xml:space="preserve"> </w:t>
                            </w:r>
                            <w:r w:rsidR="00640E35" w:rsidRPr="003D18CB">
                              <w:rPr>
                                <w:color w:val="808080" w:themeColor="background1" w:themeShade="80"/>
                              </w:rPr>
                              <w:t>{{</w:t>
                            </w:r>
                            <w:proofErr w:type="spellStart"/>
                            <w:r w:rsidR="00512604" w:rsidRPr="003D18CB">
                              <w:rPr>
                                <w:color w:val="808080" w:themeColor="background1" w:themeShade="80"/>
                              </w:rPr>
                              <w:t>First_init</w:t>
                            </w:r>
                            <w:proofErr w:type="spellEnd"/>
                            <w:r w:rsidR="00640E35" w:rsidRPr="003D18CB">
                              <w:rPr>
                                <w:color w:val="808080" w:themeColor="background1" w:themeShade="80"/>
                              </w:rPr>
                              <w:t>}}</w:t>
                            </w:r>
                            <w:r w:rsidRPr="00FF12AD">
                              <w:rPr>
                                <w:color w:val="auto"/>
                              </w:rPr>
                              <w:t xml:space="preserve">. </w:t>
                            </w:r>
                            <w:r w:rsidRPr="003D18CB">
                              <w:rPr>
                                <w:color w:val="auto"/>
                              </w:rPr>
                              <w:t>(</w:t>
                            </w:r>
                            <w:r w:rsidR="00316EF1" w:rsidRPr="003D18CB">
                              <w:rPr>
                                <w:color w:val="808080" w:themeColor="background1" w:themeShade="80"/>
                              </w:rPr>
                              <w:t>{{År}}</w:t>
                            </w:r>
                            <w:r>
                              <w:t>).</w:t>
                            </w:r>
                            <w:r w:rsidRPr="009D1014">
                              <w:t xml:space="preserve"> </w:t>
                            </w:r>
                            <w:r w:rsidRPr="00176265">
                              <w:rPr>
                                <w:i/>
                                <w:iCs/>
                              </w:rPr>
                              <w:t xml:space="preserve">Spelflyktsinventering av kungsörn </w:t>
                            </w:r>
                            <w:r w:rsidR="00EE473E" w:rsidRPr="003D18CB">
                              <w:rPr>
                                <w:i/>
                                <w:iCs/>
                                <w:color w:val="808080" w:themeColor="background1" w:themeShade="80"/>
                              </w:rPr>
                              <w:t>{{ornTxt1}}</w:t>
                            </w:r>
                            <w:r w:rsidRPr="00FF12AD">
                              <w:rPr>
                                <w:i/>
                                <w:iCs/>
                                <w:color w:val="auto"/>
                              </w:rPr>
                              <w:t xml:space="preserve"> </w:t>
                            </w:r>
                            <w:r w:rsidRPr="00176265">
                              <w:rPr>
                                <w:i/>
                                <w:iCs/>
                              </w:rPr>
                              <w:t xml:space="preserve">– </w:t>
                            </w:r>
                            <w:r w:rsidR="00316EF1" w:rsidRPr="003D18CB">
                              <w:rPr>
                                <w:i/>
                                <w:iCs/>
                                <w:color w:val="808080" w:themeColor="background1" w:themeShade="80"/>
                              </w:rPr>
                              <w:t>{{Titel}}</w:t>
                            </w:r>
                            <w:r w:rsidRPr="00BF026B">
                              <w:rPr>
                                <w:i/>
                                <w:iCs/>
                                <w:color w:val="FF0000"/>
                              </w:rPr>
                              <w:t xml:space="preserve"> </w:t>
                            </w:r>
                            <w:r w:rsidRPr="00176265">
                              <w:rPr>
                                <w:i/>
                                <w:iCs/>
                              </w:rPr>
                              <w:t xml:space="preserve">i </w:t>
                            </w:r>
                            <w:r w:rsidR="00316EF1" w:rsidRPr="003D18CB">
                              <w:rPr>
                                <w:i/>
                                <w:iCs/>
                                <w:color w:val="808080" w:themeColor="background1" w:themeShade="80"/>
                              </w:rPr>
                              <w:t>{{Kommun}}</w:t>
                            </w:r>
                            <w:r w:rsidRPr="00FF12AD">
                              <w:rPr>
                                <w:i/>
                                <w:iCs/>
                                <w:color w:val="auto"/>
                              </w:rPr>
                              <w:t xml:space="preserve"> </w:t>
                            </w:r>
                            <w:r w:rsidRPr="00176265">
                              <w:rPr>
                                <w:i/>
                                <w:iCs/>
                              </w:rPr>
                              <w:t xml:space="preserve">kommun, </w:t>
                            </w:r>
                            <w:r w:rsidR="00316EF1" w:rsidRPr="003D18CB">
                              <w:rPr>
                                <w:i/>
                                <w:iCs/>
                                <w:color w:val="808080" w:themeColor="background1" w:themeShade="80"/>
                              </w:rPr>
                              <w:t>{{År}}</w:t>
                            </w:r>
                            <w:r w:rsidRPr="007079BE">
                              <w:rPr>
                                <w:i/>
                                <w:iCs/>
                                <w:color w:val="auto"/>
                              </w:rPr>
                              <w:t>.</w:t>
                            </w:r>
                            <w:r w:rsidRPr="009D1014">
                              <w:t xml:space="preserve"> Calluna AB.</w:t>
                            </w:r>
                            <w:r>
                              <w:t xml:space="preserve"> </w:t>
                            </w:r>
                          </w:p>
                          <w:p w14:paraId="7D318BDB" w14:textId="1F1C1FEA" w:rsidR="00E97D4A" w:rsidRPr="009D1014" w:rsidRDefault="00E97D4A" w:rsidP="006D7C00">
                            <w:pPr>
                              <w:pStyle w:val="Salutation"/>
                            </w:pPr>
                            <w:r w:rsidRPr="006D7C00">
                              <w:rPr>
                                <w:b/>
                              </w:rPr>
                              <w:t>Foton i rapporten:</w:t>
                            </w:r>
                            <w:r w:rsidRPr="009D1014">
                              <w:t xml:space="preserve"> © Calluna AB där inget annat anges</w:t>
                            </w:r>
                            <w:r>
                              <w:t xml:space="preserve"> </w:t>
                            </w:r>
                          </w:p>
                          <w:p w14:paraId="70CF3915" w14:textId="46920B96" w:rsidR="00E97D4A" w:rsidRPr="009D1014" w:rsidRDefault="00E97D4A" w:rsidP="006D7C00">
                            <w:pPr>
                              <w:pStyle w:val="Salutation"/>
                            </w:pPr>
                            <w:r w:rsidRPr="006D7C00">
                              <w:rPr>
                                <w:b/>
                              </w:rPr>
                              <w:t>Omslag:</w:t>
                            </w:r>
                            <w:r w:rsidRPr="009D1014">
                              <w:t xml:space="preserve"> </w:t>
                            </w:r>
                            <w:r>
                              <w:t>B</w:t>
                            </w:r>
                            <w:r w:rsidRPr="009D1014">
                              <w:t>ilden föreställe</w:t>
                            </w:r>
                            <w:r>
                              <w:t xml:space="preserve">r miljöbilder från tidigare spelflyktsinventeringar – inventerare från Calluna (foto: Jonas Mattsson), </w:t>
                            </w:r>
                            <w:r w:rsidRPr="005A681A">
                              <w:t>ung kungsörn</w:t>
                            </w:r>
                            <w:r>
                              <w:t xml:space="preserve">, 3K (foto: Fredrik </w:t>
                            </w:r>
                            <w:proofErr w:type="spellStart"/>
                            <w:r>
                              <w:t>Litsgård</w:t>
                            </w:r>
                            <w:proofErr w:type="spellEnd"/>
                            <w:r>
                              <w:t>), tubkikare (foto: Erik Edvardsson).</w:t>
                            </w:r>
                            <w:r w:rsidRPr="005A681A">
                              <w:t xml:space="preserve"> </w:t>
                            </w:r>
                          </w:p>
                          <w:p w14:paraId="58CDC374" w14:textId="77777777" w:rsidR="00E97D4A" w:rsidRDefault="00E97D4A" w:rsidP="006D7C00">
                            <w:pPr>
                              <w:pStyle w:val="Salutation"/>
                            </w:pPr>
                          </w:p>
                          <w:p w14:paraId="68D01779" w14:textId="77777777" w:rsidR="00E97D4A" w:rsidRPr="006D7C00" w:rsidRDefault="00E97D4A" w:rsidP="006D7C00">
                            <w:pPr>
                              <w:pStyle w:val="Salutation"/>
                              <w:rPr>
                                <w:b/>
                              </w:rPr>
                            </w:pPr>
                            <w:r w:rsidRPr="006D7C00">
                              <w:rPr>
                                <w:b/>
                              </w:rPr>
                              <w:t xml:space="preserve">OM </w:t>
                            </w:r>
                            <w:r>
                              <w:rPr>
                                <w:b/>
                              </w:rPr>
                              <w:t>UPPDRAGET</w:t>
                            </w:r>
                            <w:r w:rsidRPr="006D7C00">
                              <w:rPr>
                                <w:b/>
                              </w:rPr>
                              <w:t>:</w:t>
                            </w:r>
                          </w:p>
                          <w:p w14:paraId="12217119" w14:textId="74593275" w:rsidR="00E97D4A" w:rsidRPr="009D1014" w:rsidRDefault="00E97D4A" w:rsidP="000B358B">
                            <w:pPr>
                              <w:pStyle w:val="Salutation"/>
                            </w:pPr>
                            <w:r w:rsidRPr="006D7C00">
                              <w:rPr>
                                <w:b/>
                              </w:rPr>
                              <w:t>På uppdrag av:</w:t>
                            </w:r>
                            <w:r w:rsidRPr="009D1014">
                              <w:t xml:space="preserve"> </w:t>
                            </w:r>
                            <w:r w:rsidR="0051234A" w:rsidRPr="00C428B0">
                              <w:rPr>
                                <w:color w:val="808080" w:themeColor="background1" w:themeShade="80"/>
                              </w:rPr>
                              <w:t>{{Kund}}</w:t>
                            </w:r>
                            <w:r w:rsidRPr="00FF12AD">
                              <w:rPr>
                                <w:color w:val="auto"/>
                              </w:rPr>
                              <w:t xml:space="preserve"> </w:t>
                            </w:r>
                            <w:r w:rsidRPr="009D1014">
                              <w:t xml:space="preserve">(Adress: </w:t>
                            </w:r>
                            <w:r w:rsidR="0051234A" w:rsidRPr="00C428B0">
                              <w:rPr>
                                <w:color w:val="808080" w:themeColor="background1" w:themeShade="80"/>
                              </w:rPr>
                              <w:t>{{</w:t>
                            </w:r>
                            <w:proofErr w:type="spellStart"/>
                            <w:r w:rsidR="0051234A" w:rsidRPr="00C428B0">
                              <w:rPr>
                                <w:color w:val="808080" w:themeColor="background1" w:themeShade="80"/>
                              </w:rPr>
                              <w:t>Kundaddress</w:t>
                            </w:r>
                            <w:proofErr w:type="spellEnd"/>
                            <w:r w:rsidR="0051234A" w:rsidRPr="00C428B0">
                              <w:rPr>
                                <w:color w:val="808080" w:themeColor="background1" w:themeShade="80"/>
                              </w:rPr>
                              <w:t>}}</w:t>
                            </w:r>
                            <w:r w:rsidRPr="009D1014">
                              <w:t>)</w:t>
                            </w:r>
                          </w:p>
                          <w:p w14:paraId="27FC9464" w14:textId="0A36AA62" w:rsidR="00E97D4A" w:rsidRPr="00FF12AD" w:rsidRDefault="00E97D4A" w:rsidP="000B358B">
                            <w:pPr>
                              <w:pStyle w:val="Salutation"/>
                              <w:rPr>
                                <w:color w:val="auto"/>
                              </w:rPr>
                            </w:pPr>
                            <w:r>
                              <w:rPr>
                                <w:b/>
                              </w:rPr>
                              <w:t>Uppdragsgivarens</w:t>
                            </w:r>
                            <w:r w:rsidRPr="006D7C00">
                              <w:rPr>
                                <w:b/>
                              </w:rPr>
                              <w:t xml:space="preserve"> kontaktperson:</w:t>
                            </w:r>
                            <w:r w:rsidRPr="009D1014">
                              <w:t xml:space="preserve"> </w:t>
                            </w:r>
                            <w:r w:rsidR="0051234A" w:rsidRPr="00C428B0">
                              <w:rPr>
                                <w:color w:val="808080" w:themeColor="background1" w:themeShade="80"/>
                              </w:rPr>
                              <w:t>{{Kontaktperson}}</w:t>
                            </w:r>
                          </w:p>
                          <w:p w14:paraId="1FD57EAC" w14:textId="080835F1" w:rsidR="00E97D4A" w:rsidRDefault="00E97D4A" w:rsidP="006D7C00">
                            <w:pPr>
                              <w:pStyle w:val="Salutation"/>
                              <w:tabs>
                                <w:tab w:val="left" w:pos="993"/>
                              </w:tabs>
                            </w:pPr>
                            <w:r w:rsidRPr="006D7C00">
                              <w:rPr>
                                <w:b/>
                              </w:rPr>
                              <w:t>Utfört av:</w:t>
                            </w:r>
                            <w:r>
                              <w:t xml:space="preserve"> </w:t>
                            </w:r>
                            <w:r>
                              <w:tab/>
                              <w:t>Calluna AB (organisationsnummer: 556575-0675)</w:t>
                            </w:r>
                            <w:r>
                              <w:br/>
                            </w:r>
                            <w:r>
                              <w:tab/>
                              <w:t>Adress h</w:t>
                            </w:r>
                            <w:r w:rsidRPr="009D1014">
                              <w:t>uvudkontor: Linköpings slott, 582 28 Linköping</w:t>
                            </w:r>
                            <w:r>
                              <w:br/>
                            </w:r>
                            <w:r>
                              <w:tab/>
                            </w:r>
                            <w:r w:rsidRPr="009D1014">
                              <w:t xml:space="preserve">Hemsida: </w:t>
                            </w:r>
                            <w:r w:rsidR="00511974" w:rsidRPr="00511974">
                              <w:t>www.calluna.se</w:t>
                            </w:r>
                            <w:r w:rsidR="00511974">
                              <w:t xml:space="preserve"> </w:t>
                            </w:r>
                            <w:r>
                              <w:br/>
                            </w:r>
                            <w:r>
                              <w:tab/>
                              <w:t>Telefon (växel): +46 13-12 25 75</w:t>
                            </w:r>
                          </w:p>
                          <w:p w14:paraId="5C6944C1" w14:textId="01351904" w:rsidR="00E97D4A" w:rsidRPr="009D1014" w:rsidRDefault="00E97D4A" w:rsidP="006D7C00">
                            <w:pPr>
                              <w:pStyle w:val="Salutation"/>
                            </w:pPr>
                            <w:r w:rsidRPr="006D7C00">
                              <w:rPr>
                                <w:b/>
                              </w:rPr>
                              <w:t>Projektledare:</w:t>
                            </w:r>
                            <w:r w:rsidRPr="009D1014">
                              <w:t xml:space="preserve"> </w:t>
                            </w:r>
                            <w:r w:rsidR="0051234A" w:rsidRPr="00C428B0">
                              <w:rPr>
                                <w:color w:val="808080" w:themeColor="background1" w:themeShade="80"/>
                              </w:rPr>
                              <w:t>{{Projektledare}}</w:t>
                            </w:r>
                            <w:r w:rsidRPr="00BF026B">
                              <w:rPr>
                                <w:color w:val="FF0000"/>
                              </w:rPr>
                              <w:t xml:space="preserve"> </w:t>
                            </w:r>
                            <w:r w:rsidRPr="009D1014">
                              <w:t>(Calluna AB)</w:t>
                            </w:r>
                            <w:r>
                              <w:t xml:space="preserve"> </w:t>
                            </w:r>
                          </w:p>
                          <w:p w14:paraId="4D7F89C3" w14:textId="134491CA" w:rsidR="00E97D4A" w:rsidRPr="008358FE" w:rsidRDefault="00E97D4A" w:rsidP="006D7C00">
                            <w:pPr>
                              <w:pStyle w:val="Salutation"/>
                            </w:pPr>
                            <w:r w:rsidRPr="008358FE">
                              <w:rPr>
                                <w:b/>
                              </w:rPr>
                              <w:t>Rapportförfattare</w:t>
                            </w:r>
                            <w:r w:rsidRPr="00C428B0">
                              <w:rPr>
                                <w:b/>
                                <w:color w:val="auto"/>
                              </w:rPr>
                              <w:t>:</w:t>
                            </w:r>
                            <w:r w:rsidRPr="00BF026B">
                              <w:rPr>
                                <w:color w:val="FF0000"/>
                              </w:rPr>
                              <w:t xml:space="preserve"> </w:t>
                            </w:r>
                            <w:r w:rsidR="009D42D2" w:rsidRPr="00C428B0">
                              <w:rPr>
                                <w:color w:val="808080" w:themeColor="background1" w:themeShade="80"/>
                              </w:rPr>
                              <w:t>{{Rapportförfattare}}</w:t>
                            </w:r>
                            <w:r w:rsidR="009D42D2" w:rsidRPr="00BF026B">
                              <w:rPr>
                                <w:color w:val="FF0000"/>
                              </w:rPr>
                              <w:t xml:space="preserve"> </w:t>
                            </w:r>
                            <w:r w:rsidRPr="008358FE">
                              <w:t>(Calluna AB)</w:t>
                            </w:r>
                            <w:r>
                              <w:t xml:space="preserve"> </w:t>
                            </w:r>
                          </w:p>
                          <w:p w14:paraId="30D4DC07" w14:textId="7D64019F" w:rsidR="00E97D4A" w:rsidRPr="008358FE" w:rsidRDefault="00E97D4A" w:rsidP="008358FE">
                            <w:pPr>
                              <w:pStyle w:val="Salutation"/>
                            </w:pPr>
                            <w:r>
                              <w:rPr>
                                <w:b/>
                              </w:rPr>
                              <w:t>Fältarbete</w:t>
                            </w:r>
                            <w:r w:rsidRPr="00C428B0">
                              <w:rPr>
                                <w:b/>
                                <w:color w:val="auto"/>
                              </w:rPr>
                              <w:t>:</w:t>
                            </w:r>
                            <w:r w:rsidRPr="00BF026B">
                              <w:rPr>
                                <w:color w:val="FF0000"/>
                              </w:rPr>
                              <w:t xml:space="preserve"> </w:t>
                            </w:r>
                            <w:r w:rsidR="00995CFC" w:rsidRPr="00C428B0">
                              <w:rPr>
                                <w:color w:val="808080" w:themeColor="background1" w:themeShade="80"/>
                              </w:rPr>
                              <w:t>{{Fältpersonal}}</w:t>
                            </w:r>
                            <w:r w:rsidRPr="00FF12AD">
                              <w:rPr>
                                <w:color w:val="auto"/>
                              </w:rPr>
                              <w:t xml:space="preserve"> </w:t>
                            </w:r>
                            <w:r w:rsidRPr="008358FE">
                              <w:t>(Calluna AB)</w:t>
                            </w:r>
                            <w:r>
                              <w:t xml:space="preserve"> </w:t>
                            </w:r>
                          </w:p>
                          <w:p w14:paraId="7109B861" w14:textId="18AC1228" w:rsidR="00E97D4A" w:rsidRPr="00025A87" w:rsidRDefault="00E97D4A" w:rsidP="006D7C00">
                            <w:pPr>
                              <w:pStyle w:val="Salutation"/>
                              <w:rPr>
                                <w:color w:val="auto"/>
                              </w:rPr>
                            </w:pPr>
                            <w:r w:rsidRPr="00025A87">
                              <w:rPr>
                                <w:b/>
                                <w:color w:val="auto"/>
                              </w:rPr>
                              <w:t>Kartproduktion:</w:t>
                            </w:r>
                            <w:r w:rsidRPr="00025A87">
                              <w:rPr>
                                <w:color w:val="auto"/>
                              </w:rPr>
                              <w:t xml:space="preserve"> </w:t>
                            </w:r>
                            <w:r w:rsidR="00995CFC" w:rsidRPr="00C428B0">
                              <w:rPr>
                                <w:color w:val="808080" w:themeColor="background1" w:themeShade="80"/>
                              </w:rPr>
                              <w:t>{{Kartpersonal}}</w:t>
                            </w:r>
                            <w:r w:rsidRPr="00BF026B">
                              <w:rPr>
                                <w:color w:val="FF0000"/>
                              </w:rPr>
                              <w:t xml:space="preserve"> </w:t>
                            </w:r>
                            <w:r w:rsidRPr="00025A87">
                              <w:rPr>
                                <w:color w:val="auto"/>
                              </w:rPr>
                              <w:t>(Calluna AB)</w:t>
                            </w:r>
                            <w:r>
                              <w:rPr>
                                <w:color w:val="auto"/>
                              </w:rPr>
                              <w:t xml:space="preserve"> </w:t>
                            </w:r>
                          </w:p>
                          <w:p w14:paraId="3E898DD6" w14:textId="4AE78822" w:rsidR="00E97D4A" w:rsidRDefault="00E97D4A" w:rsidP="006D7C00">
                            <w:pPr>
                              <w:pStyle w:val="Salutation"/>
                            </w:pPr>
                            <w:r w:rsidRPr="006D7C00">
                              <w:rPr>
                                <w:b/>
                              </w:rPr>
                              <w:t>Kvalitetssäkring:</w:t>
                            </w:r>
                            <w:r w:rsidRPr="009D1014">
                              <w:t xml:space="preserve"> </w:t>
                            </w:r>
                            <w:r w:rsidR="00F678F2" w:rsidRPr="00C428B0">
                              <w:rPr>
                                <w:color w:val="808080" w:themeColor="background1" w:themeShade="80"/>
                              </w:rPr>
                              <w:t>{{Kvalitetssäkring}}</w:t>
                            </w:r>
                            <w:r w:rsidRPr="00C428B0">
                              <w:rPr>
                                <w:color w:val="808080" w:themeColor="background1" w:themeShade="80"/>
                              </w:rPr>
                              <w:t xml:space="preserve"> </w:t>
                            </w:r>
                            <w:r w:rsidRPr="009D1014">
                              <w:t>(Calluna AB)</w:t>
                            </w:r>
                          </w:p>
                          <w:p w14:paraId="3E131106" w14:textId="2163A3F1" w:rsidR="00E97D4A" w:rsidRPr="00A1768A" w:rsidRDefault="00E97D4A" w:rsidP="006D7C00">
                            <w:pPr>
                              <w:pStyle w:val="Salutation"/>
                              <w:rPr>
                                <w:color w:val="FF0000"/>
                              </w:rPr>
                            </w:pPr>
                            <w:r w:rsidRPr="006D7C00">
                              <w:rPr>
                                <w:b/>
                              </w:rPr>
                              <w:t>Intern projektkod:</w:t>
                            </w:r>
                            <w:r w:rsidRPr="009D1014">
                              <w:t xml:space="preserve"> </w:t>
                            </w:r>
                            <w:r w:rsidR="00F678F2" w:rsidRPr="00C428B0">
                              <w:rPr>
                                <w:color w:val="808080" w:themeColor="background1" w:themeShade="80"/>
                              </w:rPr>
                              <w:t>{{</w:t>
                            </w:r>
                            <w:proofErr w:type="spellStart"/>
                            <w:r w:rsidR="00F678F2" w:rsidRPr="00C428B0">
                              <w:rPr>
                                <w:color w:val="808080" w:themeColor="background1" w:themeShade="80"/>
                              </w:rPr>
                              <w:t>Intern_projektkod</w:t>
                            </w:r>
                            <w:proofErr w:type="spellEnd"/>
                            <w:r w:rsidR="00F678F2" w:rsidRPr="00C428B0">
                              <w:rPr>
                                <w:color w:val="808080" w:themeColor="background1" w:themeShade="80"/>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27979" id="Text Box 7" o:spid="_x0000_s1033" type="#_x0000_t202" style="position:absolute;margin-left:.25pt;margin-top:23.75pt;width:450pt;height:659.8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" filled="f" stroked="f" strokeweight=".5pt">
                <v:textbox inset="0,0,0,0">
                  <w:txbxContent>
                    <w:p w14:paraId="17A33656" w14:textId="77777777" w:rsidR="00E97D4A" w:rsidRPr="006D7C00" w:rsidRDefault="00E97D4A" w:rsidP="006D7C00">
                      <w:pPr>
                        <w:pStyle w:val="Salutation"/>
                        <w:rPr>
                          <w:b/>
                        </w:rPr>
                      </w:pPr>
                      <w:r w:rsidRPr="006D7C00">
                        <w:rPr>
                          <w:b/>
                        </w:rPr>
                        <w:t>OM RAPPORTEN:</w:t>
                      </w:r>
                    </w:p>
                    <w:p w14:paraId="6B683803" w14:textId="42F78233" w:rsidR="00E97D4A" w:rsidRDefault="00E97D4A" w:rsidP="006D7C00">
                      <w:pPr>
                        <w:pStyle w:val="Salutation"/>
                        <w:rPr>
                          <w:color w:val="FF0000"/>
                        </w:rPr>
                      </w:pPr>
                      <w:r w:rsidRPr="006D7C00">
                        <w:rPr>
                          <w:b/>
                        </w:rPr>
                        <w:t>Titel:</w:t>
                      </w:r>
                      <w:r w:rsidRPr="009D1014">
                        <w:t xml:space="preserve"> </w:t>
                      </w:r>
                      <w:r w:rsidRPr="009101D3">
                        <w:t xml:space="preserve">Spelflyktsinventering av </w:t>
                      </w:r>
                      <w:r>
                        <w:t xml:space="preserve">kungsörn </w:t>
                      </w:r>
                      <w:r w:rsidR="0025519D" w:rsidRPr="00901BBE">
                        <w:rPr>
                          <w:color w:val="808080" w:themeColor="background1" w:themeShade="80"/>
                        </w:rPr>
                        <w:t>{{ornTxt1}}</w:t>
                      </w:r>
                      <w:r w:rsidRPr="00316EF1">
                        <w:rPr>
                          <w:color w:val="auto"/>
                        </w:rPr>
                        <w:t xml:space="preserve"> </w:t>
                      </w:r>
                      <w:r>
                        <w:t xml:space="preserve">– </w:t>
                      </w:r>
                      <w:r w:rsidR="00316EF1" w:rsidRPr="00901BBE">
                        <w:rPr>
                          <w:color w:val="808080" w:themeColor="background1" w:themeShade="80"/>
                        </w:rPr>
                        <w:t>{{Titel}}</w:t>
                      </w:r>
                      <w:r w:rsidRPr="009101D3">
                        <w:rPr>
                          <w:color w:val="FF0000"/>
                        </w:rPr>
                        <w:t xml:space="preserve"> </w:t>
                      </w:r>
                      <w:r w:rsidRPr="009101D3">
                        <w:t xml:space="preserve">i </w:t>
                      </w:r>
                      <w:r w:rsidR="00316EF1" w:rsidRPr="00901BBE">
                        <w:rPr>
                          <w:color w:val="808080" w:themeColor="background1" w:themeShade="80"/>
                        </w:rPr>
                        <w:t>{{Kommun}}</w:t>
                      </w:r>
                      <w:r w:rsidRPr="00FF12AD">
                        <w:rPr>
                          <w:color w:val="auto"/>
                        </w:rPr>
                        <w:t xml:space="preserve"> </w:t>
                      </w:r>
                      <w:r w:rsidRPr="009101D3">
                        <w:t>kommun,</w:t>
                      </w:r>
                      <w:r>
                        <w:t xml:space="preserve"> </w:t>
                      </w:r>
                      <w:r w:rsidR="00316EF1" w:rsidRPr="00901BBE">
                        <w:rPr>
                          <w:color w:val="808080" w:themeColor="background1" w:themeShade="80"/>
                        </w:rPr>
                        <w:t>{{år}}</w:t>
                      </w:r>
                    </w:p>
                    <w:p w14:paraId="1839C2D4" w14:textId="4646B106" w:rsidR="00E97D4A" w:rsidRPr="009D1014" w:rsidRDefault="00E97D4A" w:rsidP="006D7C00">
                      <w:pPr>
                        <w:pStyle w:val="Salutation"/>
                      </w:pPr>
                      <w:r w:rsidRPr="006D7C00">
                        <w:rPr>
                          <w:b/>
                        </w:rPr>
                        <w:t>Version/datum:</w:t>
                      </w:r>
                      <w:r w:rsidRPr="008358FE">
                        <w:rPr>
                          <w:bCs/>
                        </w:rPr>
                        <w:t xml:space="preserve"> </w:t>
                      </w:r>
                      <w:r w:rsidR="00316EF1" w:rsidRPr="003D18CB">
                        <w:rPr>
                          <w:color w:val="808080" w:themeColor="background1" w:themeShade="80"/>
                        </w:rPr>
                        <w:t>{{</w:t>
                      </w:r>
                      <w:proofErr w:type="spellStart"/>
                      <w:r w:rsidR="00CE68C6" w:rsidRPr="003D18CB">
                        <w:rPr>
                          <w:color w:val="808080" w:themeColor="background1" w:themeShade="80"/>
                        </w:rPr>
                        <w:t>Rapport</w:t>
                      </w:r>
                      <w:r w:rsidR="00640E35" w:rsidRPr="003D18CB">
                        <w:rPr>
                          <w:color w:val="808080" w:themeColor="background1" w:themeShade="80"/>
                        </w:rPr>
                        <w:t>Datum</w:t>
                      </w:r>
                      <w:proofErr w:type="spellEnd"/>
                      <w:r w:rsidR="00316EF1" w:rsidRPr="003D18CB">
                        <w:rPr>
                          <w:color w:val="808080" w:themeColor="background1" w:themeShade="80"/>
                        </w:rPr>
                        <w:t>}}</w:t>
                      </w:r>
                    </w:p>
                    <w:p w14:paraId="7AF3FCAE" w14:textId="5A251C45" w:rsidR="00E97D4A" w:rsidRPr="009D1014" w:rsidRDefault="00E97D4A" w:rsidP="000B348E">
                      <w:pPr>
                        <w:pStyle w:val="Salutation"/>
                      </w:pPr>
                      <w:r w:rsidRPr="006D7C00">
                        <w:rPr>
                          <w:b/>
                        </w:rPr>
                        <w:t>Rapporten bör citeras</w:t>
                      </w:r>
                      <w:r>
                        <w:rPr>
                          <w:b/>
                        </w:rPr>
                        <w:t xml:space="preserve"> enligt följande</w:t>
                      </w:r>
                      <w:r w:rsidRPr="006D7C00">
                        <w:rPr>
                          <w:b/>
                        </w:rPr>
                        <w:t>:</w:t>
                      </w:r>
                      <w:r w:rsidRPr="009D1014">
                        <w:t xml:space="preserve"> </w:t>
                      </w:r>
                      <w:r w:rsidR="00640E35" w:rsidRPr="003D18CB">
                        <w:rPr>
                          <w:color w:val="808080" w:themeColor="background1" w:themeShade="80"/>
                        </w:rPr>
                        <w:t>{{Efternamn}}</w:t>
                      </w:r>
                      <w:r w:rsidRPr="00FF12AD">
                        <w:rPr>
                          <w:color w:val="auto"/>
                        </w:rPr>
                        <w:t>,</w:t>
                      </w:r>
                      <w:r w:rsidR="00640E35" w:rsidRPr="00FF12AD">
                        <w:rPr>
                          <w:color w:val="auto"/>
                        </w:rPr>
                        <w:t xml:space="preserve"> </w:t>
                      </w:r>
                      <w:r w:rsidR="00640E35" w:rsidRPr="003D18CB">
                        <w:rPr>
                          <w:color w:val="808080" w:themeColor="background1" w:themeShade="80"/>
                        </w:rPr>
                        <w:t>{{</w:t>
                      </w:r>
                      <w:proofErr w:type="spellStart"/>
                      <w:r w:rsidR="00512604" w:rsidRPr="003D18CB">
                        <w:rPr>
                          <w:color w:val="808080" w:themeColor="background1" w:themeShade="80"/>
                        </w:rPr>
                        <w:t>First_init</w:t>
                      </w:r>
                      <w:proofErr w:type="spellEnd"/>
                      <w:r w:rsidR="00640E35" w:rsidRPr="003D18CB">
                        <w:rPr>
                          <w:color w:val="808080" w:themeColor="background1" w:themeShade="80"/>
                        </w:rPr>
                        <w:t>}}</w:t>
                      </w:r>
                      <w:r w:rsidRPr="00FF12AD">
                        <w:rPr>
                          <w:color w:val="auto"/>
                        </w:rPr>
                        <w:t xml:space="preserve">. </w:t>
                      </w:r>
                      <w:r w:rsidRPr="003D18CB">
                        <w:rPr>
                          <w:color w:val="auto"/>
                        </w:rPr>
                        <w:t>(</w:t>
                      </w:r>
                      <w:r w:rsidR="00316EF1" w:rsidRPr="003D18CB">
                        <w:rPr>
                          <w:color w:val="808080" w:themeColor="background1" w:themeShade="80"/>
                        </w:rPr>
                        <w:t>{{År}}</w:t>
                      </w:r>
                      <w:r>
                        <w:t>).</w:t>
                      </w:r>
                      <w:r w:rsidRPr="009D1014">
                        <w:t xml:space="preserve"> </w:t>
                      </w:r>
                      <w:r w:rsidRPr="00176265">
                        <w:rPr>
                          <w:i/>
                          <w:iCs/>
                        </w:rPr>
                        <w:t xml:space="preserve">Spelflyktsinventering av kungsörn </w:t>
                      </w:r>
                      <w:r w:rsidR="00EE473E" w:rsidRPr="003D18CB">
                        <w:rPr>
                          <w:i/>
                          <w:iCs/>
                          <w:color w:val="808080" w:themeColor="background1" w:themeShade="80"/>
                        </w:rPr>
                        <w:t>{{ornTxt1}}</w:t>
                      </w:r>
                      <w:r w:rsidRPr="00FF12AD">
                        <w:rPr>
                          <w:i/>
                          <w:iCs/>
                          <w:color w:val="auto"/>
                        </w:rPr>
                        <w:t xml:space="preserve"> </w:t>
                      </w:r>
                      <w:r w:rsidRPr="00176265">
                        <w:rPr>
                          <w:i/>
                          <w:iCs/>
                        </w:rPr>
                        <w:t xml:space="preserve">– </w:t>
                      </w:r>
                      <w:r w:rsidR="00316EF1" w:rsidRPr="003D18CB">
                        <w:rPr>
                          <w:i/>
                          <w:iCs/>
                          <w:color w:val="808080" w:themeColor="background1" w:themeShade="80"/>
                        </w:rPr>
                        <w:t>{{Titel}}</w:t>
                      </w:r>
                      <w:r w:rsidRPr="00BF026B">
                        <w:rPr>
                          <w:i/>
                          <w:iCs/>
                          <w:color w:val="FF0000"/>
                        </w:rPr>
                        <w:t xml:space="preserve"> </w:t>
                      </w:r>
                      <w:r w:rsidRPr="00176265">
                        <w:rPr>
                          <w:i/>
                          <w:iCs/>
                        </w:rPr>
                        <w:t xml:space="preserve">i </w:t>
                      </w:r>
                      <w:r w:rsidR="00316EF1" w:rsidRPr="003D18CB">
                        <w:rPr>
                          <w:i/>
                          <w:iCs/>
                          <w:color w:val="808080" w:themeColor="background1" w:themeShade="80"/>
                        </w:rPr>
                        <w:t>{{Kommun}}</w:t>
                      </w:r>
                      <w:r w:rsidRPr="00FF12AD">
                        <w:rPr>
                          <w:i/>
                          <w:iCs/>
                          <w:color w:val="auto"/>
                        </w:rPr>
                        <w:t xml:space="preserve"> </w:t>
                      </w:r>
                      <w:r w:rsidRPr="00176265">
                        <w:rPr>
                          <w:i/>
                          <w:iCs/>
                        </w:rPr>
                        <w:t xml:space="preserve">kommun, </w:t>
                      </w:r>
                      <w:r w:rsidR="00316EF1" w:rsidRPr="003D18CB">
                        <w:rPr>
                          <w:i/>
                          <w:iCs/>
                          <w:color w:val="808080" w:themeColor="background1" w:themeShade="80"/>
                        </w:rPr>
                        <w:t>{{År}}</w:t>
                      </w:r>
                      <w:r w:rsidRPr="007079BE">
                        <w:rPr>
                          <w:i/>
                          <w:iCs/>
                          <w:color w:val="auto"/>
                        </w:rPr>
                        <w:t>.</w:t>
                      </w:r>
                      <w:r w:rsidRPr="009D1014">
                        <w:t xml:space="preserve"> Calluna AB.</w:t>
                      </w:r>
                      <w:r>
                        <w:t xml:space="preserve"> </w:t>
                      </w:r>
                    </w:p>
                    <w:p w14:paraId="7D318BDB" w14:textId="1F1C1FEA" w:rsidR="00E97D4A" w:rsidRPr="009D1014" w:rsidRDefault="00E97D4A" w:rsidP="006D7C00">
                      <w:pPr>
                        <w:pStyle w:val="Salutation"/>
                      </w:pPr>
                      <w:r w:rsidRPr="006D7C00">
                        <w:rPr>
                          <w:b/>
                        </w:rPr>
                        <w:t>Foton i rapporten:</w:t>
                      </w:r>
                      <w:r w:rsidRPr="009D1014">
                        <w:t xml:space="preserve"> © Calluna AB där inget annat anges</w:t>
                      </w:r>
                      <w:r>
                        <w:t xml:space="preserve"> </w:t>
                      </w:r>
                    </w:p>
                    <w:p w14:paraId="70CF3915" w14:textId="46920B96" w:rsidR="00E97D4A" w:rsidRPr="009D1014" w:rsidRDefault="00E97D4A" w:rsidP="006D7C00">
                      <w:pPr>
                        <w:pStyle w:val="Salutation"/>
                      </w:pPr>
                      <w:r w:rsidRPr="006D7C00">
                        <w:rPr>
                          <w:b/>
                        </w:rPr>
                        <w:t>Omslag:</w:t>
                      </w:r>
                      <w:r w:rsidRPr="009D1014">
                        <w:t xml:space="preserve"> </w:t>
                      </w:r>
                      <w:r>
                        <w:t>B</w:t>
                      </w:r>
                      <w:r w:rsidRPr="009D1014">
                        <w:t>ilden föreställe</w:t>
                      </w:r>
                      <w:r>
                        <w:t xml:space="preserve">r miljöbilder från tidigare spelflyktsinventeringar – inventerare från Calluna (foto: Jonas Mattsson), </w:t>
                      </w:r>
                      <w:r w:rsidRPr="005A681A">
                        <w:t>ung kungsörn</w:t>
                      </w:r>
                      <w:r>
                        <w:t xml:space="preserve">, 3K (foto: Fredrik </w:t>
                      </w:r>
                      <w:proofErr w:type="spellStart"/>
                      <w:r>
                        <w:t>Litsgård</w:t>
                      </w:r>
                      <w:proofErr w:type="spellEnd"/>
                      <w:r>
                        <w:t>), tubkikare (foto: Erik Edvardsson).</w:t>
                      </w:r>
                      <w:r w:rsidRPr="005A681A">
                        <w:t xml:space="preserve"> </w:t>
                      </w:r>
                    </w:p>
                    <w:p w14:paraId="58CDC374" w14:textId="77777777" w:rsidR="00E97D4A" w:rsidRDefault="00E97D4A" w:rsidP="006D7C00">
                      <w:pPr>
                        <w:pStyle w:val="Salutation"/>
                      </w:pPr>
                    </w:p>
                    <w:p w14:paraId="68D01779" w14:textId="77777777" w:rsidR="00E97D4A" w:rsidRPr="006D7C00" w:rsidRDefault="00E97D4A" w:rsidP="006D7C00">
                      <w:pPr>
                        <w:pStyle w:val="Salutation"/>
                        <w:rPr>
                          <w:b/>
                        </w:rPr>
                      </w:pPr>
                      <w:r w:rsidRPr="006D7C00">
                        <w:rPr>
                          <w:b/>
                        </w:rPr>
                        <w:t xml:space="preserve">OM </w:t>
                      </w:r>
                      <w:r>
                        <w:rPr>
                          <w:b/>
                        </w:rPr>
                        <w:t>UPPDRAGET</w:t>
                      </w:r>
                      <w:r w:rsidRPr="006D7C00">
                        <w:rPr>
                          <w:b/>
                        </w:rPr>
                        <w:t>:</w:t>
                      </w:r>
                    </w:p>
                    <w:p w14:paraId="12217119" w14:textId="74593275" w:rsidR="00E97D4A" w:rsidRPr="009D1014" w:rsidRDefault="00E97D4A" w:rsidP="000B358B">
                      <w:pPr>
                        <w:pStyle w:val="Salutation"/>
                      </w:pPr>
                      <w:r w:rsidRPr="006D7C00">
                        <w:rPr>
                          <w:b/>
                        </w:rPr>
                        <w:t>På uppdrag av:</w:t>
                      </w:r>
                      <w:r w:rsidRPr="009D1014">
                        <w:t xml:space="preserve"> </w:t>
                      </w:r>
                      <w:r w:rsidR="0051234A" w:rsidRPr="00C428B0">
                        <w:rPr>
                          <w:color w:val="808080" w:themeColor="background1" w:themeShade="80"/>
                        </w:rPr>
                        <w:t>{{Kund}}</w:t>
                      </w:r>
                      <w:r w:rsidRPr="00FF12AD">
                        <w:rPr>
                          <w:color w:val="auto"/>
                        </w:rPr>
                        <w:t xml:space="preserve"> </w:t>
                      </w:r>
                      <w:r w:rsidRPr="009D1014">
                        <w:t xml:space="preserve">(Adress: </w:t>
                      </w:r>
                      <w:r w:rsidR="0051234A" w:rsidRPr="00C428B0">
                        <w:rPr>
                          <w:color w:val="808080" w:themeColor="background1" w:themeShade="80"/>
                        </w:rPr>
                        <w:t>{{</w:t>
                      </w:r>
                      <w:proofErr w:type="spellStart"/>
                      <w:r w:rsidR="0051234A" w:rsidRPr="00C428B0">
                        <w:rPr>
                          <w:color w:val="808080" w:themeColor="background1" w:themeShade="80"/>
                        </w:rPr>
                        <w:t>Kundaddress</w:t>
                      </w:r>
                      <w:proofErr w:type="spellEnd"/>
                      <w:r w:rsidR="0051234A" w:rsidRPr="00C428B0">
                        <w:rPr>
                          <w:color w:val="808080" w:themeColor="background1" w:themeShade="80"/>
                        </w:rPr>
                        <w:t>}}</w:t>
                      </w:r>
                      <w:r w:rsidRPr="009D1014">
                        <w:t>)</w:t>
                      </w:r>
                    </w:p>
                    <w:p w14:paraId="27FC9464" w14:textId="0A36AA62" w:rsidR="00E97D4A" w:rsidRPr="00FF12AD" w:rsidRDefault="00E97D4A" w:rsidP="000B358B">
                      <w:pPr>
                        <w:pStyle w:val="Salutation"/>
                        <w:rPr>
                          <w:color w:val="auto"/>
                        </w:rPr>
                      </w:pPr>
                      <w:r>
                        <w:rPr>
                          <w:b/>
                        </w:rPr>
                        <w:t>Uppdragsgivarens</w:t>
                      </w:r>
                      <w:r w:rsidRPr="006D7C00">
                        <w:rPr>
                          <w:b/>
                        </w:rPr>
                        <w:t xml:space="preserve"> kontaktperson:</w:t>
                      </w:r>
                      <w:r w:rsidRPr="009D1014">
                        <w:t xml:space="preserve"> </w:t>
                      </w:r>
                      <w:r w:rsidR="0051234A" w:rsidRPr="00C428B0">
                        <w:rPr>
                          <w:color w:val="808080" w:themeColor="background1" w:themeShade="80"/>
                        </w:rPr>
                        <w:t>{{Kontaktperson}}</w:t>
                      </w:r>
                    </w:p>
                    <w:p w14:paraId="1FD57EAC" w14:textId="080835F1" w:rsidR="00E97D4A" w:rsidRDefault="00E97D4A" w:rsidP="006D7C00">
                      <w:pPr>
                        <w:pStyle w:val="Salutation"/>
                        <w:tabs>
                          <w:tab w:val="left" w:pos="993"/>
                        </w:tabs>
                      </w:pPr>
                      <w:r w:rsidRPr="006D7C00">
                        <w:rPr>
                          <w:b/>
                        </w:rPr>
                        <w:t>Utfört av:</w:t>
                      </w:r>
                      <w:r>
                        <w:t xml:space="preserve"> </w:t>
                      </w:r>
                      <w:r>
                        <w:tab/>
                        <w:t>Calluna AB (organisationsnummer: 556575-0675)</w:t>
                      </w:r>
                      <w:r>
                        <w:br/>
                      </w:r>
                      <w:r>
                        <w:tab/>
                        <w:t>Adress h</w:t>
                      </w:r>
                      <w:r w:rsidRPr="009D1014">
                        <w:t>uvudkontor: Linköpings slott, 582 28 Linköping</w:t>
                      </w:r>
                      <w:r>
                        <w:br/>
                      </w:r>
                      <w:r>
                        <w:tab/>
                      </w:r>
                      <w:r w:rsidRPr="009D1014">
                        <w:t xml:space="preserve">Hemsida: </w:t>
                      </w:r>
                      <w:r w:rsidR="00511974" w:rsidRPr="00511974">
                        <w:t>www.calluna.se</w:t>
                      </w:r>
                      <w:r w:rsidR="00511974">
                        <w:t xml:space="preserve"> </w:t>
                      </w:r>
                      <w:r>
                        <w:br/>
                      </w:r>
                      <w:r>
                        <w:tab/>
                        <w:t>Telefon (växel): +46 13-12 25 75</w:t>
                      </w:r>
                    </w:p>
                    <w:p w14:paraId="5C6944C1" w14:textId="01351904" w:rsidR="00E97D4A" w:rsidRPr="009D1014" w:rsidRDefault="00E97D4A" w:rsidP="006D7C00">
                      <w:pPr>
                        <w:pStyle w:val="Salutation"/>
                      </w:pPr>
                      <w:r w:rsidRPr="006D7C00">
                        <w:rPr>
                          <w:b/>
                        </w:rPr>
                        <w:t>Projektledare:</w:t>
                      </w:r>
                      <w:r w:rsidRPr="009D1014">
                        <w:t xml:space="preserve"> </w:t>
                      </w:r>
                      <w:r w:rsidR="0051234A" w:rsidRPr="00C428B0">
                        <w:rPr>
                          <w:color w:val="808080" w:themeColor="background1" w:themeShade="80"/>
                        </w:rPr>
                        <w:t>{{Projektledare}}</w:t>
                      </w:r>
                      <w:r w:rsidRPr="00BF026B">
                        <w:rPr>
                          <w:color w:val="FF0000"/>
                        </w:rPr>
                        <w:t xml:space="preserve"> </w:t>
                      </w:r>
                      <w:r w:rsidRPr="009D1014">
                        <w:t>(Calluna AB)</w:t>
                      </w:r>
                      <w:r>
                        <w:t xml:space="preserve"> </w:t>
                      </w:r>
                    </w:p>
                    <w:p w14:paraId="4D7F89C3" w14:textId="134491CA" w:rsidR="00E97D4A" w:rsidRPr="008358FE" w:rsidRDefault="00E97D4A" w:rsidP="006D7C00">
                      <w:pPr>
                        <w:pStyle w:val="Salutation"/>
                      </w:pPr>
                      <w:r w:rsidRPr="008358FE">
                        <w:rPr>
                          <w:b/>
                        </w:rPr>
                        <w:t>Rapportförfattare</w:t>
                      </w:r>
                      <w:r w:rsidRPr="00C428B0">
                        <w:rPr>
                          <w:b/>
                          <w:color w:val="auto"/>
                        </w:rPr>
                        <w:t>:</w:t>
                      </w:r>
                      <w:r w:rsidRPr="00BF026B">
                        <w:rPr>
                          <w:color w:val="FF0000"/>
                        </w:rPr>
                        <w:t xml:space="preserve"> </w:t>
                      </w:r>
                      <w:r w:rsidR="009D42D2" w:rsidRPr="00C428B0">
                        <w:rPr>
                          <w:color w:val="808080" w:themeColor="background1" w:themeShade="80"/>
                        </w:rPr>
                        <w:t>{{Rapportförfattare}}</w:t>
                      </w:r>
                      <w:r w:rsidR="009D42D2" w:rsidRPr="00BF026B">
                        <w:rPr>
                          <w:color w:val="FF0000"/>
                        </w:rPr>
                        <w:t xml:space="preserve"> </w:t>
                      </w:r>
                      <w:r w:rsidRPr="008358FE">
                        <w:t>(Calluna AB)</w:t>
                      </w:r>
                      <w:r>
                        <w:t xml:space="preserve"> </w:t>
                      </w:r>
                    </w:p>
                    <w:p w14:paraId="30D4DC07" w14:textId="7D64019F" w:rsidR="00E97D4A" w:rsidRPr="008358FE" w:rsidRDefault="00E97D4A" w:rsidP="008358FE">
                      <w:pPr>
                        <w:pStyle w:val="Salutation"/>
                      </w:pPr>
                      <w:r>
                        <w:rPr>
                          <w:b/>
                        </w:rPr>
                        <w:t>Fältarbete</w:t>
                      </w:r>
                      <w:r w:rsidRPr="00C428B0">
                        <w:rPr>
                          <w:b/>
                          <w:color w:val="auto"/>
                        </w:rPr>
                        <w:t>:</w:t>
                      </w:r>
                      <w:r w:rsidRPr="00BF026B">
                        <w:rPr>
                          <w:color w:val="FF0000"/>
                        </w:rPr>
                        <w:t xml:space="preserve"> </w:t>
                      </w:r>
                      <w:r w:rsidR="00995CFC" w:rsidRPr="00C428B0">
                        <w:rPr>
                          <w:color w:val="808080" w:themeColor="background1" w:themeShade="80"/>
                        </w:rPr>
                        <w:t>{{Fältpersonal}}</w:t>
                      </w:r>
                      <w:r w:rsidRPr="00FF12AD">
                        <w:rPr>
                          <w:color w:val="auto"/>
                        </w:rPr>
                        <w:t xml:space="preserve"> </w:t>
                      </w:r>
                      <w:r w:rsidRPr="008358FE">
                        <w:t>(Calluna AB)</w:t>
                      </w:r>
                      <w:r>
                        <w:t xml:space="preserve"> </w:t>
                      </w:r>
                    </w:p>
                    <w:p w14:paraId="7109B861" w14:textId="18AC1228" w:rsidR="00E97D4A" w:rsidRPr="00025A87" w:rsidRDefault="00E97D4A" w:rsidP="006D7C00">
                      <w:pPr>
                        <w:pStyle w:val="Salutation"/>
                        <w:rPr>
                          <w:color w:val="auto"/>
                        </w:rPr>
                      </w:pPr>
                      <w:r w:rsidRPr="00025A87">
                        <w:rPr>
                          <w:b/>
                          <w:color w:val="auto"/>
                        </w:rPr>
                        <w:t>Kartproduktion:</w:t>
                      </w:r>
                      <w:r w:rsidRPr="00025A87">
                        <w:rPr>
                          <w:color w:val="auto"/>
                        </w:rPr>
                        <w:t xml:space="preserve"> </w:t>
                      </w:r>
                      <w:r w:rsidR="00995CFC" w:rsidRPr="00C428B0">
                        <w:rPr>
                          <w:color w:val="808080" w:themeColor="background1" w:themeShade="80"/>
                        </w:rPr>
                        <w:t>{{Kartpersonal}}</w:t>
                      </w:r>
                      <w:r w:rsidRPr="00BF026B">
                        <w:rPr>
                          <w:color w:val="FF0000"/>
                        </w:rPr>
                        <w:t xml:space="preserve"> </w:t>
                      </w:r>
                      <w:r w:rsidRPr="00025A87">
                        <w:rPr>
                          <w:color w:val="auto"/>
                        </w:rPr>
                        <w:t>(Calluna AB)</w:t>
                      </w:r>
                      <w:r>
                        <w:rPr>
                          <w:color w:val="auto"/>
                        </w:rPr>
                        <w:t xml:space="preserve"> </w:t>
                      </w:r>
                    </w:p>
                    <w:p w14:paraId="3E898DD6" w14:textId="4AE78822" w:rsidR="00E97D4A" w:rsidRDefault="00E97D4A" w:rsidP="006D7C00">
                      <w:pPr>
                        <w:pStyle w:val="Salutation"/>
                      </w:pPr>
                      <w:r w:rsidRPr="006D7C00">
                        <w:rPr>
                          <w:b/>
                        </w:rPr>
                        <w:t>Kvalitetssäkring:</w:t>
                      </w:r>
                      <w:r w:rsidRPr="009D1014">
                        <w:t xml:space="preserve"> </w:t>
                      </w:r>
                      <w:r w:rsidR="00F678F2" w:rsidRPr="00C428B0">
                        <w:rPr>
                          <w:color w:val="808080" w:themeColor="background1" w:themeShade="80"/>
                        </w:rPr>
                        <w:t>{{Kvalitetssäkring}}</w:t>
                      </w:r>
                      <w:r w:rsidRPr="00C428B0">
                        <w:rPr>
                          <w:color w:val="808080" w:themeColor="background1" w:themeShade="80"/>
                        </w:rPr>
                        <w:t xml:space="preserve"> </w:t>
                      </w:r>
                      <w:r w:rsidRPr="009D1014">
                        <w:t>(Calluna AB)</w:t>
                      </w:r>
                    </w:p>
                    <w:p w14:paraId="3E131106" w14:textId="2163A3F1" w:rsidR="00E97D4A" w:rsidRPr="00A1768A" w:rsidRDefault="00E97D4A" w:rsidP="006D7C00">
                      <w:pPr>
                        <w:pStyle w:val="Salutation"/>
                        <w:rPr>
                          <w:color w:val="FF0000"/>
                        </w:rPr>
                      </w:pPr>
                      <w:r w:rsidRPr="006D7C00">
                        <w:rPr>
                          <w:b/>
                        </w:rPr>
                        <w:t>Intern projektkod:</w:t>
                      </w:r>
                      <w:r w:rsidRPr="009D1014">
                        <w:t xml:space="preserve"> </w:t>
                      </w:r>
                      <w:r w:rsidR="00F678F2" w:rsidRPr="00C428B0">
                        <w:rPr>
                          <w:color w:val="808080" w:themeColor="background1" w:themeShade="80"/>
                        </w:rPr>
                        <w:t>{{</w:t>
                      </w:r>
                      <w:proofErr w:type="spellStart"/>
                      <w:r w:rsidR="00F678F2" w:rsidRPr="00C428B0">
                        <w:rPr>
                          <w:color w:val="808080" w:themeColor="background1" w:themeShade="80"/>
                        </w:rPr>
                        <w:t>Intern_projektkod</w:t>
                      </w:r>
                      <w:proofErr w:type="spellEnd"/>
                      <w:r w:rsidR="00F678F2" w:rsidRPr="00C428B0">
                        <w:rPr>
                          <w:color w:val="808080" w:themeColor="background1" w:themeShade="80"/>
                        </w:rPr>
                        <w:t>}}</w:t>
                      </w:r>
                    </w:p>
                  </w:txbxContent>
                </v:textbox>
                <w10:wrap type="square" anchorx="margin" anchory="margin"/>
              </v:shape>
            </w:pict>
          </mc:Fallback>
        </mc:AlternateContent>
      </w:r>
    </w:p>
    <w:p w14:paraId="64E208CE" w14:textId="77777777" w:rsidR="00E92F36" w:rsidRPr="00E92F36" w:rsidRDefault="006D773F" w:rsidP="00E92F36">
      <w:pPr>
        <w:pStyle w:val="TOCHeading"/>
      </w:pPr>
      <w:r w:rsidRPr="00E92F36">
        <w:lastRenderedPageBreak/>
        <w:t>Innehåll</w:t>
      </w:r>
    </w:p>
    <w:p w14:paraId="4B00B166" w14:textId="2AB117FC" w:rsidR="00B40DCC" w:rsidRDefault="000E3C60">
      <w:pPr>
        <w:pStyle w:val="TOC1"/>
        <w:rPr>
          <w:rFonts w:asciiTheme="minorHAnsi" w:eastAsiaTheme="minorEastAsia" w:hAnsiTheme="minorHAnsi"/>
          <w:b w:val="0"/>
          <w:color w:val="auto"/>
          <w:sz w:val="22"/>
          <w:szCs w:val="22"/>
          <w:u w:val="none"/>
          <w:lang w:eastAsia="sv-SE"/>
        </w:rPr>
      </w:pPr>
      <w:r>
        <w:fldChar w:fldCharType="begin"/>
      </w:r>
      <w:r>
        <w:instrText xml:space="preserve"> TOC \o "1-2" </w:instrText>
      </w:r>
      <w:r>
        <w:fldChar w:fldCharType="separate"/>
      </w:r>
      <w:r w:rsidR="00B40DCC">
        <w:t>1</w:t>
      </w:r>
      <w:r w:rsidR="00B40DCC">
        <w:rPr>
          <w:rFonts w:asciiTheme="minorHAnsi" w:eastAsiaTheme="minorEastAsia" w:hAnsiTheme="minorHAnsi"/>
          <w:b w:val="0"/>
          <w:color w:val="auto"/>
          <w:sz w:val="22"/>
          <w:szCs w:val="22"/>
          <w:u w:val="none"/>
          <w:lang w:eastAsia="sv-SE"/>
        </w:rPr>
        <w:tab/>
      </w:r>
      <w:r w:rsidR="00B40DCC">
        <w:t>Sammanfattning</w:t>
      </w:r>
      <w:r w:rsidR="00B40DCC">
        <w:tab/>
      </w:r>
      <w:r w:rsidR="00B40DCC">
        <w:fldChar w:fldCharType="begin"/>
      </w:r>
      <w:r w:rsidR="00B40DCC">
        <w:instrText xml:space="preserve"> PAGEREF _Toc128145566 \h </w:instrText>
      </w:r>
      <w:r w:rsidR="00B40DCC">
        <w:fldChar w:fldCharType="separate"/>
      </w:r>
      <w:r w:rsidR="00B40DCC">
        <w:t>4</w:t>
      </w:r>
      <w:r w:rsidR="00B40DCC">
        <w:fldChar w:fldCharType="end"/>
      </w:r>
    </w:p>
    <w:p w14:paraId="74A2627B" w14:textId="34E52E51" w:rsidR="00B40DCC" w:rsidRDefault="00B40DCC">
      <w:pPr>
        <w:pStyle w:val="TOC1"/>
        <w:rPr>
          <w:rFonts w:asciiTheme="minorHAnsi" w:eastAsiaTheme="minorEastAsia" w:hAnsiTheme="minorHAnsi"/>
          <w:b w:val="0"/>
          <w:color w:val="auto"/>
          <w:sz w:val="22"/>
          <w:szCs w:val="22"/>
          <w:u w:val="none"/>
          <w:lang w:eastAsia="sv-SE"/>
        </w:rPr>
      </w:pPr>
      <w:r>
        <w:t>2</w:t>
      </w:r>
      <w:r>
        <w:rPr>
          <w:rFonts w:asciiTheme="minorHAnsi" w:eastAsiaTheme="minorEastAsia" w:hAnsiTheme="minorHAnsi"/>
          <w:b w:val="0"/>
          <w:color w:val="auto"/>
          <w:sz w:val="22"/>
          <w:szCs w:val="22"/>
          <w:u w:val="none"/>
          <w:lang w:eastAsia="sv-SE"/>
        </w:rPr>
        <w:tab/>
      </w:r>
      <w:r>
        <w:t>Inledning</w:t>
      </w:r>
      <w:r>
        <w:tab/>
      </w:r>
      <w:r>
        <w:fldChar w:fldCharType="begin"/>
      </w:r>
      <w:r>
        <w:instrText xml:space="preserve"> PAGEREF _Toc128145567 \h </w:instrText>
      </w:r>
      <w:r>
        <w:fldChar w:fldCharType="separate"/>
      </w:r>
      <w:r>
        <w:t>5</w:t>
      </w:r>
      <w:r>
        <w:fldChar w:fldCharType="end"/>
      </w:r>
    </w:p>
    <w:p w14:paraId="14A8ED04" w14:textId="69CA8BCD" w:rsidR="00B40DCC" w:rsidRDefault="00B40DCC">
      <w:pPr>
        <w:pStyle w:val="TOC2"/>
        <w:rPr>
          <w:rFonts w:asciiTheme="minorHAnsi" w:eastAsiaTheme="minorEastAsia" w:hAnsiTheme="minorHAnsi"/>
          <w:color w:val="auto"/>
          <w:sz w:val="22"/>
          <w:szCs w:val="22"/>
          <w:lang w:eastAsia="sv-SE"/>
        </w:rPr>
      </w:pPr>
      <w:r>
        <w:t>2.1</w:t>
      </w:r>
      <w:r>
        <w:rPr>
          <w:rFonts w:asciiTheme="minorHAnsi" w:eastAsiaTheme="minorEastAsia" w:hAnsiTheme="minorHAnsi"/>
          <w:color w:val="auto"/>
          <w:sz w:val="22"/>
          <w:szCs w:val="22"/>
          <w:lang w:eastAsia="sv-SE"/>
        </w:rPr>
        <w:tab/>
      </w:r>
      <w:r>
        <w:t>Uppdrag och syfte</w:t>
      </w:r>
      <w:r>
        <w:tab/>
      </w:r>
      <w:r>
        <w:fldChar w:fldCharType="begin"/>
      </w:r>
      <w:r>
        <w:instrText xml:space="preserve"> PAGEREF _Toc128145568 \h </w:instrText>
      </w:r>
      <w:r>
        <w:fldChar w:fldCharType="separate"/>
      </w:r>
      <w:r>
        <w:t>5</w:t>
      </w:r>
      <w:r>
        <w:fldChar w:fldCharType="end"/>
      </w:r>
    </w:p>
    <w:p w14:paraId="2F996E52" w14:textId="2B33A461" w:rsidR="00B40DCC" w:rsidRDefault="00B40DCC">
      <w:pPr>
        <w:pStyle w:val="TOC2"/>
        <w:rPr>
          <w:rFonts w:asciiTheme="minorHAnsi" w:eastAsiaTheme="minorEastAsia" w:hAnsiTheme="minorHAnsi"/>
          <w:color w:val="auto"/>
          <w:sz w:val="22"/>
          <w:szCs w:val="22"/>
          <w:lang w:eastAsia="sv-SE"/>
        </w:rPr>
      </w:pPr>
      <w:r>
        <w:t>2.2</w:t>
      </w:r>
      <w:r>
        <w:rPr>
          <w:rFonts w:asciiTheme="minorHAnsi" w:eastAsiaTheme="minorEastAsia" w:hAnsiTheme="minorHAnsi"/>
          <w:color w:val="auto"/>
          <w:sz w:val="22"/>
          <w:szCs w:val="22"/>
          <w:lang w:eastAsia="sv-SE"/>
        </w:rPr>
        <w:tab/>
      </w:r>
      <w:r>
        <w:t>Utredningsområdet</w:t>
      </w:r>
      <w:r>
        <w:tab/>
      </w:r>
      <w:r>
        <w:fldChar w:fldCharType="begin"/>
      </w:r>
      <w:r>
        <w:instrText xml:space="preserve"> PAGEREF _Toc128145569 \h </w:instrText>
      </w:r>
      <w:r>
        <w:fldChar w:fldCharType="separate"/>
      </w:r>
      <w:r>
        <w:t>5</w:t>
      </w:r>
      <w:r>
        <w:fldChar w:fldCharType="end"/>
      </w:r>
    </w:p>
    <w:p w14:paraId="2C2A1EA6" w14:textId="61989908" w:rsidR="00B40DCC" w:rsidRDefault="00B40DCC">
      <w:pPr>
        <w:pStyle w:val="TOC1"/>
        <w:rPr>
          <w:rFonts w:asciiTheme="minorHAnsi" w:eastAsiaTheme="minorEastAsia" w:hAnsiTheme="minorHAnsi"/>
          <w:b w:val="0"/>
          <w:color w:val="auto"/>
          <w:sz w:val="22"/>
          <w:szCs w:val="22"/>
          <w:u w:val="none"/>
          <w:lang w:eastAsia="sv-SE"/>
        </w:rPr>
      </w:pPr>
      <w:r>
        <w:t>3</w:t>
      </w:r>
      <w:r>
        <w:rPr>
          <w:rFonts w:asciiTheme="minorHAnsi" w:eastAsiaTheme="minorEastAsia" w:hAnsiTheme="minorHAnsi"/>
          <w:b w:val="0"/>
          <w:color w:val="auto"/>
          <w:sz w:val="22"/>
          <w:szCs w:val="22"/>
          <w:u w:val="none"/>
          <w:lang w:eastAsia="sv-SE"/>
        </w:rPr>
        <w:tab/>
      </w:r>
      <w:r>
        <w:t>Bakgrund</w:t>
      </w:r>
      <w:r>
        <w:tab/>
      </w:r>
      <w:r>
        <w:fldChar w:fldCharType="begin"/>
      </w:r>
      <w:r>
        <w:instrText xml:space="preserve"> PAGEREF _Toc128145570 \h </w:instrText>
      </w:r>
      <w:r>
        <w:fldChar w:fldCharType="separate"/>
      </w:r>
      <w:r>
        <w:t>6</w:t>
      </w:r>
      <w:r>
        <w:fldChar w:fldCharType="end"/>
      </w:r>
    </w:p>
    <w:p w14:paraId="66E69E7E" w14:textId="3803B093" w:rsidR="00B40DCC" w:rsidRDefault="00B40DCC">
      <w:pPr>
        <w:pStyle w:val="TOC2"/>
        <w:rPr>
          <w:rFonts w:asciiTheme="minorHAnsi" w:eastAsiaTheme="minorEastAsia" w:hAnsiTheme="minorHAnsi"/>
          <w:color w:val="auto"/>
          <w:sz w:val="22"/>
          <w:szCs w:val="22"/>
          <w:lang w:eastAsia="sv-SE"/>
        </w:rPr>
      </w:pPr>
      <w:r>
        <w:t>3.1</w:t>
      </w:r>
      <w:r>
        <w:rPr>
          <w:rFonts w:asciiTheme="minorHAnsi" w:eastAsiaTheme="minorEastAsia" w:hAnsiTheme="minorHAnsi"/>
          <w:color w:val="auto"/>
          <w:sz w:val="22"/>
          <w:szCs w:val="22"/>
          <w:lang w:eastAsia="sv-SE"/>
        </w:rPr>
        <w:tab/>
      </w:r>
      <w:r>
        <w:t>Lagstiftning om fågelfaunan</w:t>
      </w:r>
      <w:r>
        <w:tab/>
      </w:r>
      <w:r>
        <w:fldChar w:fldCharType="begin"/>
      </w:r>
      <w:r>
        <w:instrText xml:space="preserve"> PAGEREF _Toc128145571 \h </w:instrText>
      </w:r>
      <w:r>
        <w:fldChar w:fldCharType="separate"/>
      </w:r>
      <w:r>
        <w:t>6</w:t>
      </w:r>
      <w:r>
        <w:fldChar w:fldCharType="end"/>
      </w:r>
    </w:p>
    <w:p w14:paraId="385B3FF6" w14:textId="6C57282E" w:rsidR="00B40DCC" w:rsidRDefault="00B40DCC">
      <w:pPr>
        <w:pStyle w:val="TOC2"/>
        <w:rPr>
          <w:rFonts w:asciiTheme="minorHAnsi" w:eastAsiaTheme="minorEastAsia" w:hAnsiTheme="minorHAnsi"/>
          <w:color w:val="auto"/>
          <w:sz w:val="22"/>
          <w:szCs w:val="22"/>
          <w:lang w:eastAsia="sv-SE"/>
        </w:rPr>
      </w:pPr>
      <w:r>
        <w:t>3.2</w:t>
      </w:r>
      <w:r>
        <w:rPr>
          <w:rFonts w:asciiTheme="minorHAnsi" w:eastAsiaTheme="minorEastAsia" w:hAnsiTheme="minorHAnsi"/>
          <w:color w:val="auto"/>
          <w:sz w:val="22"/>
          <w:szCs w:val="22"/>
          <w:lang w:eastAsia="sv-SE"/>
        </w:rPr>
        <w:tab/>
      </w:r>
      <w:r>
        <w:t>Häckningsbiotoper för kungsörn</w:t>
      </w:r>
      <w:r>
        <w:tab/>
      </w:r>
      <w:r>
        <w:fldChar w:fldCharType="begin"/>
      </w:r>
      <w:r>
        <w:instrText xml:space="preserve"> PAGEREF _Toc128145572 \h </w:instrText>
      </w:r>
      <w:r>
        <w:fldChar w:fldCharType="separate"/>
      </w:r>
      <w:r>
        <w:t>7</w:t>
      </w:r>
      <w:r>
        <w:fldChar w:fldCharType="end"/>
      </w:r>
    </w:p>
    <w:p w14:paraId="1FB18155" w14:textId="46C495D0" w:rsidR="00B40DCC" w:rsidRDefault="00B40DCC">
      <w:pPr>
        <w:pStyle w:val="TOC2"/>
        <w:rPr>
          <w:rFonts w:asciiTheme="minorHAnsi" w:eastAsiaTheme="minorEastAsia" w:hAnsiTheme="minorHAnsi"/>
          <w:color w:val="auto"/>
          <w:sz w:val="22"/>
          <w:szCs w:val="22"/>
          <w:lang w:eastAsia="sv-SE"/>
        </w:rPr>
      </w:pPr>
      <w:r w:rsidRPr="005C417D">
        <w:rPr>
          <w:color w:val="auto"/>
        </w:rPr>
        <w:t>3.3</w:t>
      </w:r>
      <w:r>
        <w:rPr>
          <w:rFonts w:asciiTheme="minorHAnsi" w:eastAsiaTheme="minorEastAsia" w:hAnsiTheme="minorHAnsi"/>
          <w:color w:val="auto"/>
          <w:sz w:val="22"/>
          <w:szCs w:val="22"/>
          <w:lang w:eastAsia="sv-SE"/>
        </w:rPr>
        <w:tab/>
      </w:r>
      <w:r w:rsidRPr="005C417D">
        <w:rPr>
          <w:color w:val="auto"/>
        </w:rPr>
        <w:t>Häckningsbiotoper för havsörn</w:t>
      </w:r>
      <w:r>
        <w:tab/>
      </w:r>
      <w:r>
        <w:fldChar w:fldCharType="begin"/>
      </w:r>
      <w:r>
        <w:instrText xml:space="preserve"> PAGEREF _Toc128145573 \h </w:instrText>
      </w:r>
      <w:r>
        <w:fldChar w:fldCharType="separate"/>
      </w:r>
      <w:r>
        <w:t>7</w:t>
      </w:r>
      <w:r>
        <w:fldChar w:fldCharType="end"/>
      </w:r>
    </w:p>
    <w:p w14:paraId="77BB5FDC" w14:textId="13071E28" w:rsidR="00B40DCC" w:rsidRDefault="00B40DCC">
      <w:pPr>
        <w:pStyle w:val="TOC2"/>
        <w:rPr>
          <w:rFonts w:asciiTheme="minorHAnsi" w:eastAsiaTheme="minorEastAsia" w:hAnsiTheme="minorHAnsi"/>
          <w:color w:val="auto"/>
          <w:sz w:val="22"/>
          <w:szCs w:val="22"/>
          <w:lang w:eastAsia="sv-SE"/>
        </w:rPr>
      </w:pPr>
      <w:r>
        <w:t>3.4</w:t>
      </w:r>
      <w:r>
        <w:rPr>
          <w:rFonts w:asciiTheme="minorHAnsi" w:eastAsiaTheme="minorEastAsia" w:hAnsiTheme="minorHAnsi"/>
          <w:color w:val="auto"/>
          <w:sz w:val="22"/>
          <w:szCs w:val="22"/>
          <w:lang w:eastAsia="sv-SE"/>
        </w:rPr>
        <w:tab/>
      </w:r>
      <w:r>
        <w:t>Vindkraftens påverkan på örn</w:t>
      </w:r>
      <w:r>
        <w:tab/>
      </w:r>
      <w:r>
        <w:fldChar w:fldCharType="begin"/>
      </w:r>
      <w:r>
        <w:instrText xml:space="preserve"> PAGEREF _Toc128145574 \h </w:instrText>
      </w:r>
      <w:r>
        <w:fldChar w:fldCharType="separate"/>
      </w:r>
      <w:r>
        <w:t>8</w:t>
      </w:r>
      <w:r>
        <w:fldChar w:fldCharType="end"/>
      </w:r>
    </w:p>
    <w:p w14:paraId="6A596DC9" w14:textId="1820206F" w:rsidR="00B40DCC" w:rsidRDefault="00B40DCC">
      <w:pPr>
        <w:pStyle w:val="TOC2"/>
        <w:rPr>
          <w:rFonts w:asciiTheme="minorHAnsi" w:eastAsiaTheme="minorEastAsia" w:hAnsiTheme="minorHAnsi"/>
          <w:color w:val="auto"/>
          <w:sz w:val="22"/>
          <w:szCs w:val="22"/>
          <w:lang w:eastAsia="sv-SE"/>
        </w:rPr>
      </w:pPr>
      <w:r>
        <w:t>3.5</w:t>
      </w:r>
      <w:r>
        <w:rPr>
          <w:rFonts w:asciiTheme="minorHAnsi" w:eastAsiaTheme="minorEastAsia" w:hAnsiTheme="minorHAnsi"/>
          <w:color w:val="auto"/>
          <w:sz w:val="22"/>
          <w:szCs w:val="22"/>
          <w:lang w:eastAsia="sv-SE"/>
        </w:rPr>
        <w:tab/>
      </w:r>
      <w:r>
        <w:t>Allmänna rekommendationer</w:t>
      </w:r>
      <w:r>
        <w:tab/>
      </w:r>
      <w:r>
        <w:fldChar w:fldCharType="begin"/>
      </w:r>
      <w:r>
        <w:instrText xml:space="preserve"> PAGEREF _Toc128145575 \h </w:instrText>
      </w:r>
      <w:r>
        <w:fldChar w:fldCharType="separate"/>
      </w:r>
      <w:r>
        <w:t>9</w:t>
      </w:r>
      <w:r>
        <w:fldChar w:fldCharType="end"/>
      </w:r>
    </w:p>
    <w:p w14:paraId="03D5A365" w14:textId="6FCA86B5" w:rsidR="00B40DCC" w:rsidRDefault="00B40DCC">
      <w:pPr>
        <w:pStyle w:val="TOC2"/>
        <w:rPr>
          <w:rFonts w:asciiTheme="minorHAnsi" w:eastAsiaTheme="minorEastAsia" w:hAnsiTheme="minorHAnsi"/>
          <w:color w:val="auto"/>
          <w:sz w:val="22"/>
          <w:szCs w:val="22"/>
          <w:lang w:eastAsia="sv-SE"/>
        </w:rPr>
      </w:pPr>
      <w:r w:rsidRPr="005C417D">
        <w:rPr>
          <w:color w:val="auto"/>
        </w:rPr>
        <w:t>3.6</w:t>
      </w:r>
      <w:r>
        <w:rPr>
          <w:rFonts w:asciiTheme="minorHAnsi" w:eastAsiaTheme="minorEastAsia" w:hAnsiTheme="minorHAnsi"/>
          <w:color w:val="auto"/>
          <w:sz w:val="22"/>
          <w:szCs w:val="22"/>
          <w:lang w:eastAsia="sv-SE"/>
        </w:rPr>
        <w:tab/>
      </w:r>
      <w:r w:rsidRPr="005C417D">
        <w:rPr>
          <w:color w:val="auto"/>
        </w:rPr>
        <w:t>Tidigare kunskap om örn i utredningsområdet</w:t>
      </w:r>
      <w:r>
        <w:tab/>
      </w:r>
      <w:r>
        <w:fldChar w:fldCharType="begin"/>
      </w:r>
      <w:r>
        <w:instrText xml:space="preserve"> PAGEREF _Toc128145576 \h </w:instrText>
      </w:r>
      <w:r>
        <w:fldChar w:fldCharType="separate"/>
      </w:r>
      <w:r>
        <w:t>10</w:t>
      </w:r>
      <w:r>
        <w:fldChar w:fldCharType="end"/>
      </w:r>
    </w:p>
    <w:p w14:paraId="35EA1855" w14:textId="65EF6C90" w:rsidR="00B40DCC" w:rsidRDefault="00B40DCC">
      <w:pPr>
        <w:pStyle w:val="TOC1"/>
        <w:rPr>
          <w:rFonts w:asciiTheme="minorHAnsi" w:eastAsiaTheme="minorEastAsia" w:hAnsiTheme="minorHAnsi"/>
          <w:b w:val="0"/>
          <w:color w:val="auto"/>
          <w:sz w:val="22"/>
          <w:szCs w:val="22"/>
          <w:u w:val="none"/>
          <w:lang w:eastAsia="sv-SE"/>
        </w:rPr>
      </w:pPr>
      <w:r>
        <w:t>4</w:t>
      </w:r>
      <w:r>
        <w:rPr>
          <w:rFonts w:asciiTheme="minorHAnsi" w:eastAsiaTheme="minorEastAsia" w:hAnsiTheme="minorHAnsi"/>
          <w:b w:val="0"/>
          <w:color w:val="auto"/>
          <w:sz w:val="22"/>
          <w:szCs w:val="22"/>
          <w:u w:val="none"/>
          <w:lang w:eastAsia="sv-SE"/>
        </w:rPr>
        <w:tab/>
      </w:r>
      <w:r>
        <w:t>Metod och genomförande</w:t>
      </w:r>
      <w:r>
        <w:tab/>
      </w:r>
      <w:r>
        <w:fldChar w:fldCharType="begin"/>
      </w:r>
      <w:r>
        <w:instrText xml:space="preserve"> PAGEREF _Toc128145577 \h </w:instrText>
      </w:r>
      <w:r>
        <w:fldChar w:fldCharType="separate"/>
      </w:r>
      <w:r>
        <w:t>11</w:t>
      </w:r>
      <w:r>
        <w:fldChar w:fldCharType="end"/>
      </w:r>
    </w:p>
    <w:p w14:paraId="70B44905" w14:textId="09630A18" w:rsidR="00B40DCC" w:rsidRDefault="00B40DCC">
      <w:pPr>
        <w:pStyle w:val="TOC2"/>
        <w:rPr>
          <w:rFonts w:asciiTheme="minorHAnsi" w:eastAsiaTheme="minorEastAsia" w:hAnsiTheme="minorHAnsi"/>
          <w:color w:val="auto"/>
          <w:sz w:val="22"/>
          <w:szCs w:val="22"/>
          <w:lang w:eastAsia="sv-SE"/>
        </w:rPr>
      </w:pPr>
      <w:r>
        <w:t>4.1</w:t>
      </w:r>
      <w:r>
        <w:rPr>
          <w:rFonts w:asciiTheme="minorHAnsi" w:eastAsiaTheme="minorEastAsia" w:hAnsiTheme="minorHAnsi"/>
          <w:color w:val="auto"/>
          <w:sz w:val="22"/>
          <w:szCs w:val="22"/>
          <w:lang w:eastAsia="sv-SE"/>
        </w:rPr>
        <w:tab/>
      </w:r>
      <w:r>
        <w:t>Metodbeskrivning</w:t>
      </w:r>
      <w:r>
        <w:tab/>
      </w:r>
      <w:r>
        <w:fldChar w:fldCharType="begin"/>
      </w:r>
      <w:r>
        <w:instrText xml:space="preserve"> PAGEREF _Toc128145578 \h </w:instrText>
      </w:r>
      <w:r>
        <w:fldChar w:fldCharType="separate"/>
      </w:r>
      <w:r>
        <w:t>11</w:t>
      </w:r>
      <w:r>
        <w:fldChar w:fldCharType="end"/>
      </w:r>
    </w:p>
    <w:p w14:paraId="4F624458" w14:textId="49D448F1" w:rsidR="00B40DCC" w:rsidRDefault="00B40DCC">
      <w:pPr>
        <w:pStyle w:val="TOC2"/>
        <w:rPr>
          <w:rFonts w:asciiTheme="minorHAnsi" w:eastAsiaTheme="minorEastAsia" w:hAnsiTheme="minorHAnsi"/>
          <w:color w:val="auto"/>
          <w:sz w:val="22"/>
          <w:szCs w:val="22"/>
          <w:lang w:eastAsia="sv-SE"/>
        </w:rPr>
      </w:pPr>
      <w:r>
        <w:t>4.2</w:t>
      </w:r>
      <w:r>
        <w:rPr>
          <w:rFonts w:asciiTheme="minorHAnsi" w:eastAsiaTheme="minorEastAsia" w:hAnsiTheme="minorHAnsi"/>
          <w:color w:val="auto"/>
          <w:sz w:val="22"/>
          <w:szCs w:val="22"/>
          <w:lang w:eastAsia="sv-SE"/>
        </w:rPr>
        <w:tab/>
      </w:r>
      <w:r>
        <w:t>Utrustning och datahantering</w:t>
      </w:r>
      <w:r>
        <w:tab/>
      </w:r>
      <w:r>
        <w:fldChar w:fldCharType="begin"/>
      </w:r>
      <w:r>
        <w:instrText xml:space="preserve"> PAGEREF _Toc128145579 \h </w:instrText>
      </w:r>
      <w:r>
        <w:fldChar w:fldCharType="separate"/>
      </w:r>
      <w:r>
        <w:t>12</w:t>
      </w:r>
      <w:r>
        <w:fldChar w:fldCharType="end"/>
      </w:r>
    </w:p>
    <w:p w14:paraId="07E4C3CE" w14:textId="029BB17D" w:rsidR="00B40DCC" w:rsidRDefault="00B40DCC">
      <w:pPr>
        <w:pStyle w:val="TOC1"/>
        <w:rPr>
          <w:rFonts w:asciiTheme="minorHAnsi" w:eastAsiaTheme="minorEastAsia" w:hAnsiTheme="minorHAnsi"/>
          <w:b w:val="0"/>
          <w:color w:val="auto"/>
          <w:sz w:val="22"/>
          <w:szCs w:val="22"/>
          <w:u w:val="none"/>
          <w:lang w:eastAsia="sv-SE"/>
        </w:rPr>
      </w:pPr>
      <w:r>
        <w:t>5</w:t>
      </w:r>
      <w:r>
        <w:rPr>
          <w:rFonts w:asciiTheme="minorHAnsi" w:eastAsiaTheme="minorEastAsia" w:hAnsiTheme="minorHAnsi"/>
          <w:b w:val="0"/>
          <w:color w:val="auto"/>
          <w:sz w:val="22"/>
          <w:szCs w:val="22"/>
          <w:u w:val="none"/>
          <w:lang w:eastAsia="sv-SE"/>
        </w:rPr>
        <w:tab/>
      </w:r>
      <w:r>
        <w:t>Resultat</w:t>
      </w:r>
      <w:r>
        <w:tab/>
      </w:r>
      <w:r>
        <w:fldChar w:fldCharType="begin"/>
      </w:r>
      <w:r>
        <w:instrText xml:space="preserve"> PAGEREF _Toc128145580 \h </w:instrText>
      </w:r>
      <w:r>
        <w:fldChar w:fldCharType="separate"/>
      </w:r>
      <w:r>
        <w:t>13</w:t>
      </w:r>
      <w:r>
        <w:fldChar w:fldCharType="end"/>
      </w:r>
    </w:p>
    <w:p w14:paraId="6E387586" w14:textId="6397A9F8" w:rsidR="00B40DCC" w:rsidRDefault="00B40DCC">
      <w:pPr>
        <w:pStyle w:val="TOC2"/>
        <w:rPr>
          <w:rFonts w:asciiTheme="minorHAnsi" w:eastAsiaTheme="minorEastAsia" w:hAnsiTheme="minorHAnsi"/>
          <w:color w:val="auto"/>
          <w:sz w:val="22"/>
          <w:szCs w:val="22"/>
          <w:lang w:eastAsia="sv-SE"/>
        </w:rPr>
      </w:pPr>
      <w:r>
        <w:t>5.1</w:t>
      </w:r>
      <w:r>
        <w:rPr>
          <w:rFonts w:asciiTheme="minorHAnsi" w:eastAsiaTheme="minorEastAsia" w:hAnsiTheme="minorHAnsi"/>
          <w:color w:val="auto"/>
          <w:sz w:val="22"/>
          <w:szCs w:val="22"/>
          <w:lang w:eastAsia="sv-SE"/>
        </w:rPr>
        <w:tab/>
      </w:r>
      <w:r>
        <w:t>Observationer av örn</w:t>
      </w:r>
      <w:r>
        <w:tab/>
      </w:r>
      <w:r>
        <w:fldChar w:fldCharType="begin"/>
      </w:r>
      <w:r>
        <w:instrText xml:space="preserve"> PAGEREF _Toc128145581 \h </w:instrText>
      </w:r>
      <w:r>
        <w:fldChar w:fldCharType="separate"/>
      </w:r>
      <w:r>
        <w:t>13</w:t>
      </w:r>
      <w:r>
        <w:fldChar w:fldCharType="end"/>
      </w:r>
    </w:p>
    <w:p w14:paraId="07017EA8" w14:textId="1F0DCB06" w:rsidR="00B40DCC" w:rsidRDefault="00B40DCC">
      <w:pPr>
        <w:pStyle w:val="TOC2"/>
        <w:rPr>
          <w:rFonts w:asciiTheme="minorHAnsi" w:eastAsiaTheme="minorEastAsia" w:hAnsiTheme="minorHAnsi"/>
          <w:color w:val="auto"/>
          <w:sz w:val="22"/>
          <w:szCs w:val="22"/>
          <w:lang w:eastAsia="sv-SE"/>
        </w:rPr>
      </w:pPr>
      <w:r w:rsidRPr="004D759C">
        <w:rPr>
          <w:color w:val="auto"/>
        </w:rPr>
        <w:t>5.2</w:t>
      </w:r>
      <w:r w:rsidRPr="004D759C">
        <w:rPr>
          <w:rFonts w:asciiTheme="minorHAnsi" w:eastAsiaTheme="minorEastAsia" w:hAnsiTheme="minorHAnsi"/>
          <w:color w:val="auto"/>
          <w:sz w:val="22"/>
          <w:szCs w:val="22"/>
          <w:lang w:eastAsia="sv-SE"/>
        </w:rPr>
        <w:tab/>
      </w:r>
      <w:r w:rsidRPr="004D759C">
        <w:rPr>
          <w:color w:val="auto"/>
        </w:rPr>
        <w:t>Om sekretess och skyddad information</w:t>
      </w:r>
      <w:r>
        <w:tab/>
      </w:r>
      <w:r>
        <w:fldChar w:fldCharType="begin"/>
      </w:r>
      <w:r>
        <w:instrText xml:space="preserve"> PAGEREF _Toc128145582 \h </w:instrText>
      </w:r>
      <w:r>
        <w:fldChar w:fldCharType="separate"/>
      </w:r>
      <w:r>
        <w:t>14</w:t>
      </w:r>
      <w:r>
        <w:fldChar w:fldCharType="end"/>
      </w:r>
    </w:p>
    <w:p w14:paraId="5F64B8F0" w14:textId="48918950" w:rsidR="00B40DCC" w:rsidRDefault="00B40DCC">
      <w:pPr>
        <w:pStyle w:val="TOC1"/>
        <w:rPr>
          <w:rFonts w:asciiTheme="minorHAnsi" w:eastAsiaTheme="minorEastAsia" w:hAnsiTheme="minorHAnsi"/>
          <w:b w:val="0"/>
          <w:color w:val="auto"/>
          <w:sz w:val="22"/>
          <w:szCs w:val="22"/>
          <w:u w:val="none"/>
          <w:lang w:eastAsia="sv-SE"/>
        </w:rPr>
      </w:pPr>
      <w:r>
        <w:t>6</w:t>
      </w:r>
      <w:r>
        <w:rPr>
          <w:rFonts w:asciiTheme="minorHAnsi" w:eastAsiaTheme="minorEastAsia" w:hAnsiTheme="minorHAnsi"/>
          <w:b w:val="0"/>
          <w:color w:val="auto"/>
          <w:sz w:val="22"/>
          <w:szCs w:val="22"/>
          <w:u w:val="none"/>
          <w:lang w:eastAsia="sv-SE"/>
        </w:rPr>
        <w:tab/>
      </w:r>
      <w:r>
        <w:t>Diskussion</w:t>
      </w:r>
      <w:r>
        <w:tab/>
      </w:r>
      <w:r>
        <w:fldChar w:fldCharType="begin"/>
      </w:r>
      <w:r>
        <w:instrText xml:space="preserve"> PAGEREF _Toc128145583 \h </w:instrText>
      </w:r>
      <w:r>
        <w:fldChar w:fldCharType="separate"/>
      </w:r>
      <w:r>
        <w:t>15</w:t>
      </w:r>
      <w:r>
        <w:fldChar w:fldCharType="end"/>
      </w:r>
    </w:p>
    <w:p w14:paraId="3617BB16" w14:textId="3D6AE6A0" w:rsidR="00B40DCC" w:rsidRDefault="00B40DCC">
      <w:pPr>
        <w:pStyle w:val="TOC1"/>
        <w:rPr>
          <w:rFonts w:asciiTheme="minorHAnsi" w:eastAsiaTheme="minorEastAsia" w:hAnsiTheme="minorHAnsi"/>
          <w:b w:val="0"/>
          <w:color w:val="auto"/>
          <w:sz w:val="22"/>
          <w:szCs w:val="22"/>
          <w:u w:val="none"/>
          <w:lang w:eastAsia="sv-SE"/>
        </w:rPr>
      </w:pPr>
      <w:r>
        <w:t>7</w:t>
      </w:r>
      <w:r>
        <w:rPr>
          <w:rFonts w:asciiTheme="minorHAnsi" w:eastAsiaTheme="minorEastAsia" w:hAnsiTheme="minorHAnsi"/>
          <w:b w:val="0"/>
          <w:color w:val="auto"/>
          <w:sz w:val="22"/>
          <w:szCs w:val="22"/>
          <w:u w:val="none"/>
          <w:lang w:eastAsia="sv-SE"/>
        </w:rPr>
        <w:tab/>
      </w:r>
      <w:r>
        <w:t xml:space="preserve">Referenser </w:t>
      </w:r>
      <w:r>
        <w:tab/>
      </w:r>
      <w:r>
        <w:fldChar w:fldCharType="begin"/>
      </w:r>
      <w:r>
        <w:instrText xml:space="preserve"> PAGEREF _Toc128145584 \h </w:instrText>
      </w:r>
      <w:r>
        <w:fldChar w:fldCharType="separate"/>
      </w:r>
      <w:r>
        <w:t>16</w:t>
      </w:r>
      <w:r>
        <w:fldChar w:fldCharType="end"/>
      </w:r>
    </w:p>
    <w:p w14:paraId="4771040C" w14:textId="4EDBEDA0" w:rsidR="00B40DCC" w:rsidRDefault="00B40DCC">
      <w:pPr>
        <w:pStyle w:val="TOC1"/>
        <w:rPr>
          <w:rFonts w:asciiTheme="minorHAnsi" w:eastAsiaTheme="minorEastAsia" w:hAnsiTheme="minorHAnsi"/>
          <w:b w:val="0"/>
          <w:color w:val="auto"/>
          <w:sz w:val="22"/>
          <w:szCs w:val="22"/>
          <w:u w:val="none"/>
          <w:lang w:eastAsia="sv-SE"/>
        </w:rPr>
      </w:pPr>
      <w:r>
        <w:t xml:space="preserve">Bilaga 1 – </w:t>
      </w:r>
      <w:r w:rsidRPr="005C417D">
        <w:rPr>
          <w:color w:val="FF0000"/>
        </w:rPr>
        <w:t>Bilagans namn (denna bilaga finns sist i dokumentet)</w:t>
      </w:r>
      <w:r>
        <w:tab/>
      </w:r>
      <w:r>
        <w:fldChar w:fldCharType="begin"/>
      </w:r>
      <w:r>
        <w:instrText xml:space="preserve"> PAGEREF _Toc128145585 \h </w:instrText>
      </w:r>
      <w:r>
        <w:fldChar w:fldCharType="separate"/>
      </w:r>
      <w:r>
        <w:t>17</w:t>
      </w:r>
      <w:r>
        <w:fldChar w:fldCharType="end"/>
      </w:r>
    </w:p>
    <w:p w14:paraId="2E27CC4F" w14:textId="55B51E05" w:rsidR="008358FE" w:rsidRPr="000941B4" w:rsidRDefault="000E3C60" w:rsidP="008358FE">
      <w:pPr>
        <w:pStyle w:val="TOC1"/>
        <w:rPr>
          <w:color w:val="FF0000"/>
        </w:rPr>
      </w:pPr>
      <w:r>
        <w:fldChar w:fldCharType="end"/>
      </w:r>
      <w:r w:rsidR="008358FE" w:rsidRPr="000941B4">
        <w:rPr>
          <w:color w:val="FF0000"/>
        </w:rPr>
        <w:t>Bilaga x –</w:t>
      </w:r>
      <w:r w:rsidR="008358FE">
        <w:rPr>
          <w:color w:val="FF0000"/>
        </w:rPr>
        <w:t xml:space="preserve"> Skriv in </w:t>
      </w:r>
      <w:r w:rsidR="008358FE" w:rsidRPr="000941B4">
        <w:rPr>
          <w:color w:val="FF0000"/>
        </w:rPr>
        <w:t xml:space="preserve">titel eller beskrivning </w:t>
      </w:r>
      <w:r w:rsidR="008358FE">
        <w:rPr>
          <w:color w:val="FF0000"/>
        </w:rPr>
        <w:t xml:space="preserve">här för </w:t>
      </w:r>
      <w:r w:rsidR="008358FE" w:rsidRPr="000941B4">
        <w:rPr>
          <w:color w:val="FF0000"/>
        </w:rPr>
        <w:t>bilaga</w:t>
      </w:r>
      <w:r w:rsidR="008358FE">
        <w:rPr>
          <w:color w:val="FF0000"/>
        </w:rPr>
        <w:t xml:space="preserve"> i separat fil (eller ta bort raden)</w:t>
      </w:r>
      <w:r w:rsidR="008358FE" w:rsidRPr="000941B4">
        <w:rPr>
          <w:color w:val="FF0000"/>
        </w:rPr>
        <w:tab/>
      </w:r>
      <w:r w:rsidR="008358FE">
        <w:rPr>
          <w:color w:val="FF0000"/>
        </w:rPr>
        <w:t>xx</w:t>
      </w:r>
    </w:p>
    <w:p w14:paraId="47D5AF2B" w14:textId="77777777" w:rsidR="008358FE" w:rsidRDefault="008358FE" w:rsidP="00C06D36"/>
    <w:p w14:paraId="05D7E217" w14:textId="77777777" w:rsidR="00C06D36" w:rsidRPr="00C06D36" w:rsidRDefault="00C06D36" w:rsidP="00C06D36">
      <w:r w:rsidRPr="00C06D36">
        <w:br w:type="page"/>
      </w:r>
    </w:p>
    <w:p w14:paraId="46093AE3" w14:textId="77777777" w:rsidR="005578D6" w:rsidRPr="00BB300A" w:rsidRDefault="005578D6" w:rsidP="005578D6">
      <w:pPr>
        <w:pStyle w:val="Heading1"/>
      </w:pPr>
      <w:bookmarkStart w:id="2" w:name="_Toc523145719"/>
      <w:bookmarkStart w:id="3" w:name="_Toc31719594"/>
      <w:bookmarkStart w:id="4" w:name="_Toc128145566"/>
      <w:bookmarkStart w:id="5" w:name="_Toc448242140"/>
      <w:r w:rsidRPr="00BB300A">
        <w:lastRenderedPageBreak/>
        <w:t>Sammanfattning</w:t>
      </w:r>
      <w:bookmarkEnd w:id="2"/>
      <w:bookmarkEnd w:id="3"/>
      <w:bookmarkEnd w:id="4"/>
    </w:p>
    <w:p w14:paraId="72590AA8" w14:textId="1A6408E6" w:rsidR="00263F49" w:rsidRDefault="00263F49" w:rsidP="00263F49">
      <w:r w:rsidRPr="00983D66">
        <w:t xml:space="preserve">Calluna AB har </w:t>
      </w:r>
      <w:r w:rsidR="004D759C" w:rsidRPr="00C428B0">
        <w:rPr>
          <w:color w:val="808080" w:themeColor="background1" w:themeShade="80"/>
        </w:rPr>
        <w:t>{{År}}</w:t>
      </w:r>
      <w:r>
        <w:t xml:space="preserve"> </w:t>
      </w:r>
      <w:r w:rsidRPr="00983D66">
        <w:t xml:space="preserve">på uppdrag av </w:t>
      </w:r>
      <w:r w:rsidR="004D759C" w:rsidRPr="00C428B0">
        <w:rPr>
          <w:color w:val="808080" w:themeColor="background1" w:themeShade="80"/>
        </w:rPr>
        <w:t>{{Kund}}</w:t>
      </w:r>
      <w:r w:rsidRPr="00983D66">
        <w:t xml:space="preserve"> utfört en </w:t>
      </w:r>
      <w:r>
        <w:t>spelflykts</w:t>
      </w:r>
      <w:r w:rsidRPr="00983D66">
        <w:t xml:space="preserve">inventering av </w:t>
      </w:r>
      <w:r>
        <w:t xml:space="preserve">kungsörn </w:t>
      </w:r>
      <w:r w:rsidRPr="00C428B0">
        <w:t>och havsörn</w:t>
      </w:r>
      <w:r w:rsidRPr="00263F49">
        <w:rPr>
          <w:color w:val="FF0000"/>
        </w:rPr>
        <w:t xml:space="preserve"> </w:t>
      </w:r>
      <w:r w:rsidRPr="00983D66">
        <w:t xml:space="preserve">vid </w:t>
      </w:r>
      <w:r w:rsidR="005749AA" w:rsidRPr="00C428B0">
        <w:rPr>
          <w:color w:val="808080" w:themeColor="background1" w:themeShade="80"/>
        </w:rPr>
        <w:t>{{Titel}}</w:t>
      </w:r>
      <w:r w:rsidRPr="00983D66">
        <w:t xml:space="preserve"> i </w:t>
      </w:r>
      <w:r w:rsidR="005749AA" w:rsidRPr="00C428B0">
        <w:rPr>
          <w:color w:val="808080" w:themeColor="background1" w:themeShade="80"/>
        </w:rPr>
        <w:t>{{Kommun}}</w:t>
      </w:r>
      <w:r w:rsidRPr="00983D66">
        <w:t xml:space="preserve"> kommun</w:t>
      </w:r>
      <w:r>
        <w:t>. Bakgrunden till inventeringen är att</w:t>
      </w:r>
      <w:r w:rsidRPr="00983D66">
        <w:t xml:space="preserve"> </w:t>
      </w:r>
      <w:r w:rsidRPr="00C428B0">
        <w:t>en vindkraftsanläggning med</w:t>
      </w:r>
      <w:r w:rsidRPr="000237A0">
        <w:rPr>
          <w:color w:val="FF0000"/>
        </w:rPr>
        <w:t xml:space="preserve"> </w:t>
      </w:r>
      <w:r w:rsidR="005749AA" w:rsidRPr="00C428B0">
        <w:rPr>
          <w:color w:val="808080" w:themeColor="background1" w:themeShade="80"/>
        </w:rPr>
        <w:t>{{</w:t>
      </w:r>
      <w:proofErr w:type="spellStart"/>
      <w:r w:rsidR="005749AA" w:rsidRPr="00C428B0">
        <w:rPr>
          <w:color w:val="808080" w:themeColor="background1" w:themeShade="80"/>
        </w:rPr>
        <w:t>Vindkraftverk_antal</w:t>
      </w:r>
      <w:proofErr w:type="spellEnd"/>
      <w:r w:rsidR="005749AA" w:rsidRPr="00C428B0">
        <w:rPr>
          <w:color w:val="808080" w:themeColor="background1" w:themeShade="80"/>
        </w:rPr>
        <w:t>}}</w:t>
      </w:r>
      <w:r w:rsidRPr="003A48E1">
        <w:t xml:space="preserve"> </w:t>
      </w:r>
      <w:r w:rsidRPr="00C428B0">
        <w:t>vindkraftverk</w:t>
      </w:r>
      <w:r>
        <w:t xml:space="preserve"> planeras i området.</w:t>
      </w:r>
      <w:r w:rsidRPr="00983D66">
        <w:t xml:space="preserve"> </w:t>
      </w:r>
    </w:p>
    <w:p w14:paraId="738ADA4B" w14:textId="6522AE1E" w:rsidR="00202254" w:rsidRPr="00202254" w:rsidRDefault="00202254" w:rsidP="00202254">
      <w:r>
        <w:t>Uppdragets</w:t>
      </w:r>
      <w:r w:rsidRPr="00202254">
        <w:t xml:space="preserve"> syfte </w:t>
      </w:r>
      <w:r>
        <w:t>va</w:t>
      </w:r>
      <w:r w:rsidRPr="00202254">
        <w:t xml:space="preserve">r att kartlägga eventuella häckningsområden och flygvägar för </w:t>
      </w:r>
      <w:r w:rsidRPr="00C428B0">
        <w:t xml:space="preserve">i första hand </w:t>
      </w:r>
      <w:r w:rsidRPr="00202254">
        <w:t>kungsörn</w:t>
      </w:r>
      <w:r w:rsidRPr="00C428B0">
        <w:t>, men i förekommande fall även havsörn</w:t>
      </w:r>
      <w:r w:rsidRPr="00202254">
        <w:t>. Inventeringen utfördes i</w:t>
      </w:r>
      <w:r w:rsidR="0055396F">
        <w:t xml:space="preserve"> </w:t>
      </w:r>
      <w:r w:rsidR="0055396F" w:rsidRPr="00C428B0">
        <w:rPr>
          <w:color w:val="808080" w:themeColor="background1" w:themeShade="80"/>
        </w:rPr>
        <w:t>{{</w:t>
      </w:r>
      <w:proofErr w:type="spellStart"/>
      <w:r w:rsidR="0055396F" w:rsidRPr="00C428B0">
        <w:rPr>
          <w:color w:val="808080" w:themeColor="background1" w:themeShade="80"/>
        </w:rPr>
        <w:t>DayMonthStr</w:t>
      </w:r>
      <w:proofErr w:type="spellEnd"/>
      <w:r w:rsidR="0055396F" w:rsidRPr="00C428B0">
        <w:rPr>
          <w:color w:val="808080" w:themeColor="background1" w:themeShade="80"/>
        </w:rPr>
        <w:t>}}</w:t>
      </w:r>
      <w:r w:rsidRPr="00202254">
        <w:t xml:space="preserve"> </w:t>
      </w:r>
      <w:r w:rsidR="005749AA" w:rsidRPr="00C428B0">
        <w:rPr>
          <w:color w:val="808080" w:themeColor="background1" w:themeShade="80"/>
        </w:rPr>
        <w:t>{{</w:t>
      </w:r>
      <w:r w:rsidR="0055396F" w:rsidRPr="00C428B0">
        <w:rPr>
          <w:color w:val="808080" w:themeColor="background1" w:themeShade="80"/>
        </w:rPr>
        <w:t>År</w:t>
      </w:r>
      <w:r w:rsidR="005749AA" w:rsidRPr="00C428B0">
        <w:rPr>
          <w:color w:val="808080" w:themeColor="background1" w:themeShade="80"/>
        </w:rPr>
        <w:t>}}</w:t>
      </w:r>
      <w:r w:rsidRPr="00202254">
        <w:t xml:space="preserve">. </w:t>
      </w:r>
    </w:p>
    <w:p w14:paraId="5CFAB84E" w14:textId="77777777" w:rsidR="00263F49" w:rsidRPr="00983D66" w:rsidRDefault="00263F49" w:rsidP="00263F49">
      <w:r>
        <w:t xml:space="preserve">Utredningsområdet består i huvudsak av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t xml:space="preserve">. </w:t>
      </w:r>
    </w:p>
    <w:p w14:paraId="35ADD00E" w14:textId="68EBB662" w:rsidR="00263F49" w:rsidRDefault="00263F49" w:rsidP="00263F49">
      <w:r>
        <w:t xml:space="preserve">Vid inventeringen gjordes totalt </w:t>
      </w:r>
      <w:r w:rsidR="000A1E99" w:rsidRPr="00C428B0">
        <w:rPr>
          <w:color w:val="808080" w:themeColor="background1" w:themeShade="80"/>
        </w:rPr>
        <w:t>{{</w:t>
      </w:r>
      <w:proofErr w:type="spellStart"/>
      <w:r w:rsidR="00A70D85" w:rsidRPr="00C428B0">
        <w:rPr>
          <w:color w:val="808080" w:themeColor="background1" w:themeShade="80"/>
        </w:rPr>
        <w:t>Kungsörn_obs</w:t>
      </w:r>
      <w:proofErr w:type="spellEnd"/>
      <w:r w:rsidR="000A1E99" w:rsidRPr="00C428B0">
        <w:rPr>
          <w:color w:val="808080" w:themeColor="background1" w:themeShade="80"/>
        </w:rPr>
        <w:t>}}</w:t>
      </w:r>
      <w:r w:rsidRPr="005F180C">
        <w:rPr>
          <w:color w:val="FF0000"/>
        </w:rPr>
        <w:t xml:space="preserve"> </w:t>
      </w:r>
      <w:r>
        <w:t xml:space="preserve">observationer av kungsörn </w:t>
      </w:r>
      <w:r w:rsidRPr="00C428B0">
        <w:t>och</w:t>
      </w:r>
      <w:r w:rsidRPr="00263F49">
        <w:rPr>
          <w:color w:val="FF0000"/>
        </w:rPr>
        <w:t xml:space="preserve"> </w:t>
      </w:r>
      <w:r w:rsidR="00CE4B9D" w:rsidRPr="00C428B0">
        <w:rPr>
          <w:color w:val="808080" w:themeColor="background1" w:themeShade="80"/>
        </w:rPr>
        <w:t>{{</w:t>
      </w:r>
      <w:proofErr w:type="spellStart"/>
      <w:r w:rsidR="00CE4B9D" w:rsidRPr="00C428B0">
        <w:rPr>
          <w:color w:val="808080" w:themeColor="background1" w:themeShade="80"/>
        </w:rPr>
        <w:t>Havsörn_</w:t>
      </w:r>
      <w:r w:rsidR="00A70D85" w:rsidRPr="00C428B0">
        <w:rPr>
          <w:color w:val="808080" w:themeColor="background1" w:themeShade="80"/>
        </w:rPr>
        <w:t>obs</w:t>
      </w:r>
      <w:proofErr w:type="spellEnd"/>
      <w:r w:rsidR="00CE4B9D" w:rsidRPr="00C428B0">
        <w:rPr>
          <w:color w:val="808080" w:themeColor="background1" w:themeShade="80"/>
        </w:rPr>
        <w:t>}}</w:t>
      </w:r>
      <w:r w:rsidRPr="003A48E1">
        <w:t xml:space="preserve"> </w:t>
      </w:r>
      <w:r w:rsidRPr="00C428B0">
        <w:t>observationer av havsörn</w:t>
      </w:r>
      <w:r>
        <w:t xml:space="preserve">. </w:t>
      </w:r>
    </w:p>
    <w:p w14:paraId="04878B37" w14:textId="15EF22DB" w:rsidR="00202254" w:rsidRDefault="00263F49" w:rsidP="00202254">
      <w:pPr>
        <w:rPr>
          <w:color w:val="FF0000"/>
        </w:rPr>
      </w:pPr>
      <w:r w:rsidRPr="00263F49">
        <w:t>Kungsörn</w:t>
      </w:r>
      <w:r w:rsidR="00202254">
        <w:t xml:space="preserve"> </w:t>
      </w:r>
      <w:r w:rsidRPr="00263F49">
        <w:t>är upptag</w:t>
      </w:r>
      <w:r>
        <w:t>en</w:t>
      </w:r>
      <w:r w:rsidRPr="00263F49">
        <w:t xml:space="preserve"> </w:t>
      </w:r>
      <w:r w:rsidRPr="00F67F48">
        <w:t xml:space="preserve">i EU:s fågeldirektiv </w:t>
      </w:r>
      <w:r w:rsidR="00202254">
        <w:t>(bilaga 1) och klassad som Nära hotad (NT) i</w:t>
      </w:r>
      <w:r w:rsidRPr="00263F49">
        <w:t xml:space="preserve"> den svenska rödlistan</w:t>
      </w:r>
      <w:r>
        <w:t xml:space="preserve"> (SLU Artdatabanken, 2020)</w:t>
      </w:r>
      <w:r w:rsidR="00202254">
        <w:t xml:space="preserve">. </w:t>
      </w:r>
      <w:r w:rsidR="00202254" w:rsidRPr="00C428B0">
        <w:t xml:space="preserve">Havsörn är också upptagen i EU:s fågeldirektiv (bilaga 1) och rödlistad (NT). </w:t>
      </w:r>
    </w:p>
    <w:p w14:paraId="7B5CDC4F" w14:textId="3E4DE32F" w:rsidR="00263F49" w:rsidRPr="000237A0" w:rsidRDefault="00263F49" w:rsidP="00263F49">
      <w:pPr>
        <w:rPr>
          <w:color w:val="FF0000"/>
        </w:rPr>
      </w:pPr>
      <w:r>
        <w:rPr>
          <w:color w:val="FF0000"/>
        </w:rPr>
        <w:t xml:space="preserve">Beskriv slutsatser och resultaten satta i sitt sammanhang… </w:t>
      </w:r>
      <w:r w:rsidR="00E22230">
        <w:rPr>
          <w:color w:val="FF0000"/>
        </w:rPr>
        <w:t xml:space="preserve"> </w:t>
      </w:r>
    </w:p>
    <w:p w14:paraId="37A5925A" w14:textId="77777777" w:rsidR="00554999" w:rsidRDefault="00554999" w:rsidP="00554999"/>
    <w:p w14:paraId="65EC63C1" w14:textId="77777777" w:rsidR="005578D6" w:rsidRPr="00BB300A" w:rsidRDefault="005578D6" w:rsidP="005578D6">
      <w:r w:rsidRPr="00BB300A">
        <w:br w:type="page"/>
      </w:r>
    </w:p>
    <w:p w14:paraId="38BBD3E2" w14:textId="77777777" w:rsidR="00394CAB" w:rsidRPr="008358FE" w:rsidRDefault="00DF21B5" w:rsidP="008358FE">
      <w:pPr>
        <w:pStyle w:val="Heading1"/>
      </w:pPr>
      <w:bookmarkStart w:id="6" w:name="_Toc128145567"/>
      <w:r>
        <w:lastRenderedPageBreak/>
        <w:t>Inledning</w:t>
      </w:r>
      <w:bookmarkEnd w:id="6"/>
    </w:p>
    <w:p w14:paraId="09F29F00" w14:textId="27B4F138" w:rsidR="00394CAB" w:rsidRPr="00394CAB" w:rsidRDefault="00DF21B5" w:rsidP="00DF21B5">
      <w:pPr>
        <w:pStyle w:val="Heading2"/>
      </w:pPr>
      <w:bookmarkStart w:id="7" w:name="_Toc128145568"/>
      <w:r>
        <w:t>Uppdrag</w:t>
      </w:r>
      <w:r w:rsidR="00202254">
        <w:t xml:space="preserve"> och </w:t>
      </w:r>
      <w:r>
        <w:t>s</w:t>
      </w:r>
      <w:r w:rsidR="00394CAB" w:rsidRPr="00394CAB">
        <w:t>yfte</w:t>
      </w:r>
      <w:bookmarkEnd w:id="7"/>
    </w:p>
    <w:p w14:paraId="607672C9" w14:textId="02A672CD" w:rsidR="00E3260C" w:rsidRDefault="00202254" w:rsidP="00202254">
      <w:r>
        <w:t>Miljökonsultföretaget Calluna</w:t>
      </w:r>
      <w:r w:rsidRPr="00394CAB">
        <w:t xml:space="preserve"> AB </w:t>
      </w:r>
      <w:r>
        <w:t xml:space="preserve">har </w:t>
      </w:r>
      <w:r w:rsidR="00CE4B9D" w:rsidRPr="00C428B0">
        <w:rPr>
          <w:color w:val="808080" w:themeColor="background1" w:themeShade="80"/>
        </w:rPr>
        <w:t>{{</w:t>
      </w:r>
      <w:proofErr w:type="spellStart"/>
      <w:r w:rsidR="00FA17F2" w:rsidRPr="00C428B0">
        <w:rPr>
          <w:color w:val="808080" w:themeColor="background1" w:themeShade="80"/>
        </w:rPr>
        <w:t>Rapport</w:t>
      </w:r>
      <w:r w:rsidR="00CE4B9D" w:rsidRPr="00C428B0">
        <w:rPr>
          <w:color w:val="808080" w:themeColor="background1" w:themeShade="80"/>
        </w:rPr>
        <w:t>Datum</w:t>
      </w:r>
      <w:proofErr w:type="spellEnd"/>
      <w:r w:rsidR="00CE4B9D" w:rsidRPr="00C428B0">
        <w:rPr>
          <w:color w:val="808080" w:themeColor="background1" w:themeShade="80"/>
        </w:rPr>
        <w:t>}}</w:t>
      </w:r>
      <w:r>
        <w:t xml:space="preserve"> </w:t>
      </w:r>
      <w:r w:rsidRPr="00394CAB">
        <w:t xml:space="preserve">på uppdrag av </w:t>
      </w:r>
      <w:r w:rsidR="00CE4B9D" w:rsidRPr="00C428B0">
        <w:rPr>
          <w:color w:val="808080" w:themeColor="background1" w:themeShade="80"/>
        </w:rPr>
        <w:t>{{</w:t>
      </w:r>
      <w:proofErr w:type="spellStart"/>
      <w:r w:rsidR="00CE4B9D" w:rsidRPr="00C428B0">
        <w:rPr>
          <w:color w:val="808080" w:themeColor="background1" w:themeShade="80"/>
        </w:rPr>
        <w:t>Kund_FullstNamn</w:t>
      </w:r>
      <w:proofErr w:type="spellEnd"/>
      <w:r w:rsidR="00CE4B9D" w:rsidRPr="00C428B0">
        <w:rPr>
          <w:color w:val="808080" w:themeColor="background1" w:themeShade="80"/>
        </w:rPr>
        <w:t>}}</w:t>
      </w:r>
      <w:r w:rsidRPr="00FD005B">
        <w:t xml:space="preserve"> </w:t>
      </w:r>
      <w:r>
        <w:t>utfört en spelflyktsinventering av örn</w:t>
      </w:r>
      <w:r w:rsidR="00E3260C">
        <w:t xml:space="preserve"> vid </w:t>
      </w:r>
      <w:r w:rsidR="00A24E71" w:rsidRPr="00C428B0">
        <w:rPr>
          <w:color w:val="808080" w:themeColor="background1" w:themeShade="80"/>
        </w:rPr>
        <w:t>{{Titel}}</w:t>
      </w:r>
      <w:r w:rsidR="00E3260C">
        <w:t xml:space="preserve"> i </w:t>
      </w:r>
      <w:r w:rsidR="00A24E71" w:rsidRPr="00C428B0">
        <w:rPr>
          <w:color w:val="808080" w:themeColor="background1" w:themeShade="80"/>
        </w:rPr>
        <w:t>{{Kommun}}</w:t>
      </w:r>
      <w:r w:rsidR="00E3260C">
        <w:t xml:space="preserve"> kommun</w:t>
      </w:r>
      <w:r>
        <w:t xml:space="preserve">. </w:t>
      </w:r>
      <w:r w:rsidR="00E3260C">
        <w:t xml:space="preserve">Bakgrunden till inventeringen är att </w:t>
      </w:r>
      <w:r w:rsidR="00E3260C" w:rsidRPr="00C428B0">
        <w:t>beställaren</w:t>
      </w:r>
      <w:r w:rsidR="00E3260C">
        <w:rPr>
          <w:color w:val="FF0000"/>
        </w:rPr>
        <w:t xml:space="preserve"> </w:t>
      </w:r>
      <w:r w:rsidR="00E3260C" w:rsidRPr="00C428B0">
        <w:t xml:space="preserve">planerar en etablering av vindkraft </w:t>
      </w:r>
      <w:r w:rsidR="00E3260C">
        <w:t xml:space="preserve">i området. </w:t>
      </w:r>
      <w:r w:rsidR="00E3260C" w:rsidRPr="00C428B0">
        <w:t>Den planerade anläggningen utgörs av</w:t>
      </w:r>
      <w:r w:rsidR="00E3260C" w:rsidRPr="00EC4866">
        <w:rPr>
          <w:color w:val="FF0000"/>
        </w:rPr>
        <w:t xml:space="preserve"> </w:t>
      </w:r>
      <w:r w:rsidR="002D6356" w:rsidRPr="00C428B0">
        <w:rPr>
          <w:color w:val="808080" w:themeColor="background1" w:themeShade="80"/>
        </w:rPr>
        <w:t>{{</w:t>
      </w:r>
      <w:proofErr w:type="spellStart"/>
      <w:r w:rsidR="002D6356" w:rsidRPr="00C428B0">
        <w:rPr>
          <w:color w:val="808080" w:themeColor="background1" w:themeShade="80"/>
        </w:rPr>
        <w:t>Vindkraftverk_antal</w:t>
      </w:r>
      <w:proofErr w:type="spellEnd"/>
      <w:r w:rsidR="002D6356" w:rsidRPr="00C428B0">
        <w:rPr>
          <w:color w:val="808080" w:themeColor="background1" w:themeShade="80"/>
        </w:rPr>
        <w:t>}}</w:t>
      </w:r>
      <w:r w:rsidR="00E3260C" w:rsidRPr="00FD005B">
        <w:t xml:space="preserve"> </w:t>
      </w:r>
      <w:r w:rsidR="00E3260C" w:rsidRPr="00C428B0">
        <w:t xml:space="preserve">vindkraftverk. </w:t>
      </w:r>
    </w:p>
    <w:p w14:paraId="3B37E05D" w14:textId="3194836B" w:rsidR="00E3260C" w:rsidRDefault="00E3260C" w:rsidP="00E3260C">
      <w:r>
        <w:t>I</w:t>
      </w:r>
      <w:r w:rsidRPr="005D5537">
        <w:t xml:space="preserve">nventeringens syfte är att </w:t>
      </w:r>
      <w:r>
        <w:t xml:space="preserve">kartlägga eventuella häckningsområden och flygvägar för </w:t>
      </w:r>
      <w:r w:rsidRPr="00C428B0">
        <w:t>i första hand kungsörn, men i förekommande fall även havsörn</w:t>
      </w:r>
      <w:r w:rsidRPr="005D5537">
        <w:t>. Kunskap</w:t>
      </w:r>
      <w:r>
        <w:t>en</w:t>
      </w:r>
      <w:r w:rsidRPr="005D5537">
        <w:t xml:space="preserve"> om </w:t>
      </w:r>
      <w:r>
        <w:t>örnar i området</w:t>
      </w:r>
      <w:r w:rsidRPr="005D5537">
        <w:t xml:space="preserve"> </w:t>
      </w:r>
      <w:r>
        <w:t>är tänkt att</w:t>
      </w:r>
      <w:r w:rsidRPr="005D5537">
        <w:t xml:space="preserve"> användas för att nödvändig hänsyn skall kunna tas i samband med eventuell vindkraftsetablering</w:t>
      </w:r>
      <w:r>
        <w:t xml:space="preserve"> i området</w:t>
      </w:r>
      <w:r w:rsidRPr="005D5537">
        <w:t>.</w:t>
      </w:r>
      <w:r>
        <w:t xml:space="preserve"> </w:t>
      </w:r>
    </w:p>
    <w:p w14:paraId="5F612CD0" w14:textId="29827DFC" w:rsidR="00394CAB" w:rsidRDefault="00394CAB" w:rsidP="00DF21B5">
      <w:pPr>
        <w:pStyle w:val="Heading2"/>
      </w:pPr>
      <w:bookmarkStart w:id="8" w:name="_Toc457063831"/>
      <w:bookmarkStart w:id="9" w:name="_Toc128145569"/>
      <w:r>
        <w:t>Utredningsområde</w:t>
      </w:r>
      <w:bookmarkEnd w:id="8"/>
      <w:r w:rsidR="00E3260C">
        <w:t>t</w:t>
      </w:r>
      <w:bookmarkEnd w:id="9"/>
    </w:p>
    <w:p w14:paraId="76017DA1" w14:textId="3E1534D1" w:rsidR="00E3260C" w:rsidRDefault="00E3260C" w:rsidP="00E3260C">
      <w:r w:rsidRPr="00F961D3">
        <w:t xml:space="preserve">Vindkraftsprojekt </w:t>
      </w:r>
      <w:r w:rsidR="00FF0E08" w:rsidRPr="00C428B0">
        <w:rPr>
          <w:color w:val="808080" w:themeColor="background1" w:themeShade="80"/>
        </w:rPr>
        <w:t>{{Titel}}</w:t>
      </w:r>
      <w:r w:rsidRPr="007671FB">
        <w:t xml:space="preserve"> </w:t>
      </w:r>
      <w:r>
        <w:t xml:space="preserve">är beläget i </w:t>
      </w:r>
      <w:r w:rsidR="00FF0E08" w:rsidRPr="00C428B0">
        <w:rPr>
          <w:color w:val="808080" w:themeColor="background1" w:themeShade="80"/>
        </w:rPr>
        <w:t>{{Kommun}}</w:t>
      </w:r>
      <w:r w:rsidRPr="00F961D3">
        <w:rPr>
          <w:color w:val="FF0000"/>
        </w:rPr>
        <w:t xml:space="preserve"> </w:t>
      </w:r>
      <w:r w:rsidRPr="00C428B0">
        <w:t>kommun,</w:t>
      </w:r>
      <w:r>
        <w:rPr>
          <w:color w:val="FF0000"/>
        </w:rPr>
        <w:t xml:space="preserve"> </w:t>
      </w:r>
      <w:r w:rsidR="00FF0E08" w:rsidRPr="00C428B0">
        <w:rPr>
          <w:color w:val="808080" w:themeColor="background1" w:themeShade="80"/>
        </w:rPr>
        <w:t>{{Län}}</w:t>
      </w:r>
      <w:r w:rsidRPr="007671FB">
        <w:t xml:space="preserve"> </w:t>
      </w:r>
      <w:r w:rsidRPr="00BD60D4">
        <w:t xml:space="preserve">(se figur </w:t>
      </w:r>
      <w:r>
        <w:rPr>
          <w:color w:val="FF0000"/>
        </w:rPr>
        <w:t>1</w:t>
      </w:r>
      <w:r w:rsidRPr="00BD60D4">
        <w:t>)</w:t>
      </w:r>
      <w:r w:rsidRPr="00F961D3">
        <w:t>. Närmaste större ort är</w:t>
      </w:r>
      <w:r>
        <w:t xml:space="preserve">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t xml:space="preserve"> </w:t>
      </w:r>
      <w:r w:rsidRPr="00F961D3">
        <w:t>som ligger omkring</w:t>
      </w:r>
      <w:r>
        <w:t xml:space="preserve">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t xml:space="preserve"> </w:t>
      </w:r>
      <w:proofErr w:type="gramStart"/>
      <w:r w:rsidRPr="00F961D3">
        <w:t xml:space="preserve">kilometer </w:t>
      </w:r>
      <w:r>
        <w:rPr>
          <w:color w:val="FF0000"/>
        </w:rPr>
        <w:t>väderstreck</w:t>
      </w:r>
      <w:proofErr w:type="gramEnd"/>
      <w:r w:rsidRPr="00D47FA9">
        <w:rPr>
          <w:color w:val="FF0000"/>
        </w:rPr>
        <w:t xml:space="preserve"> </w:t>
      </w:r>
      <w:r w:rsidRPr="00F961D3">
        <w:t xml:space="preserve">om </w:t>
      </w:r>
      <w:r>
        <w:t>utredningsområdet</w:t>
      </w:r>
      <w:r w:rsidRPr="00F961D3">
        <w:t xml:space="preserve">. </w:t>
      </w:r>
    </w:p>
    <w:p w14:paraId="2503BE2C" w14:textId="7244E4A1" w:rsidR="00E3260C" w:rsidRDefault="00E3260C" w:rsidP="00E3260C">
      <w:r>
        <w:t xml:space="preserve">Utredningsområdet för inventeringen </w:t>
      </w:r>
      <w:r w:rsidR="00986184" w:rsidRPr="004801EE">
        <w:t>har avgränsats</w:t>
      </w:r>
      <w:r w:rsidR="00986184" w:rsidRPr="00BB300A">
        <w:t xml:space="preserve"> </w:t>
      </w:r>
      <w:r w:rsidR="00986184">
        <w:t xml:space="preserve">av beställaren </w:t>
      </w:r>
      <w:r w:rsidR="00986184" w:rsidRPr="00BB300A">
        <w:t xml:space="preserve">till ett område som omfattar </w:t>
      </w:r>
      <w:r>
        <w:t xml:space="preserve">projektområdet för </w:t>
      </w:r>
      <w:r w:rsidRPr="00C428B0">
        <w:t>vindkraftsetableringen</w:t>
      </w:r>
      <w:r w:rsidRPr="00E3260C">
        <w:rPr>
          <w:color w:val="FF0000"/>
        </w:rPr>
        <w:t xml:space="preserve"> </w:t>
      </w:r>
      <w:r w:rsidR="00986184">
        <w:t>samt</w:t>
      </w:r>
      <w:r>
        <w:t xml:space="preserve"> en </w:t>
      </w:r>
      <w:r w:rsidRPr="00E3260C">
        <w:t xml:space="preserve">buffertzon om cirka </w:t>
      </w:r>
      <w:r w:rsidR="00C428B0">
        <w:t>3</w:t>
      </w:r>
      <w:r w:rsidRPr="00E3260C">
        <w:t xml:space="preserve"> kilometer omkring projektområdet</w:t>
      </w:r>
      <w:r w:rsidR="00986184">
        <w:t xml:space="preserve"> </w:t>
      </w:r>
      <w:r w:rsidR="00986184" w:rsidRPr="00BB300A">
        <w:t xml:space="preserve">(se </w:t>
      </w:r>
      <w:r w:rsidR="00986184">
        <w:t xml:space="preserve">kartan i </w:t>
      </w:r>
      <w:r w:rsidR="00986184" w:rsidRPr="00BB300A">
        <w:t>figur</w:t>
      </w:r>
      <w:r w:rsidR="00986184">
        <w:t> </w:t>
      </w:r>
      <w:r w:rsidR="00C428B0" w:rsidRPr="00C428B0">
        <w:rPr>
          <w:color w:val="FF0000"/>
        </w:rPr>
        <w:t>1</w:t>
      </w:r>
      <w:r w:rsidR="00986184" w:rsidRPr="00BB300A">
        <w:t>).</w:t>
      </w:r>
      <w:r w:rsidRPr="00E3260C">
        <w:t xml:space="preserve"> Projektområdet sjä</w:t>
      </w:r>
      <w:r>
        <w:t xml:space="preserve">lvt </w:t>
      </w:r>
      <w:r w:rsidRPr="00E3260C">
        <w:t xml:space="preserve">är </w:t>
      </w:r>
      <w:r w:rsidR="00C428B0" w:rsidRPr="00C428B0">
        <w:rPr>
          <w:color w:val="808080" w:themeColor="background1" w:themeShade="80"/>
        </w:rPr>
        <w:t>{{</w:t>
      </w:r>
      <w:proofErr w:type="spellStart"/>
      <w:r w:rsidR="00C428B0" w:rsidRPr="00C428B0">
        <w:rPr>
          <w:color w:val="808080" w:themeColor="background1" w:themeShade="80"/>
        </w:rPr>
        <w:t>Proj_Area_ha</w:t>
      </w:r>
      <w:proofErr w:type="spellEnd"/>
      <w:r w:rsidR="00C428B0" w:rsidRPr="00C428B0">
        <w:rPr>
          <w:color w:val="808080" w:themeColor="background1" w:themeShade="80"/>
        </w:rPr>
        <w:t>}}</w:t>
      </w:r>
      <w:r w:rsidRPr="00E3260C">
        <w:t xml:space="preserve"> ha stort </w:t>
      </w:r>
      <w:r w:rsidRPr="00C428B0">
        <w:t xml:space="preserve">(ungefär </w:t>
      </w:r>
      <w:r w:rsidR="00C428B0" w:rsidRPr="00C428B0">
        <w:rPr>
          <w:color w:val="808080" w:themeColor="background1" w:themeShade="80"/>
        </w:rPr>
        <w:t>{{</w:t>
      </w:r>
      <w:proofErr w:type="spellStart"/>
      <w:r w:rsidR="00C428B0" w:rsidRPr="00C428B0">
        <w:rPr>
          <w:color w:val="808080" w:themeColor="background1" w:themeShade="80"/>
        </w:rPr>
        <w:t>Proj_Height_km</w:t>
      </w:r>
      <w:proofErr w:type="spellEnd"/>
      <w:r w:rsidR="00C428B0" w:rsidRPr="00C428B0">
        <w:rPr>
          <w:color w:val="808080" w:themeColor="background1" w:themeShade="80"/>
        </w:rPr>
        <w:t>}}</w:t>
      </w:r>
      <w:r w:rsidRPr="006F661B">
        <w:rPr>
          <w:color w:val="FF0000"/>
        </w:rPr>
        <w:t xml:space="preserve"> </w:t>
      </w:r>
      <w:r w:rsidRPr="00C428B0">
        <w:t>km långt och</w:t>
      </w:r>
      <w:r w:rsidRPr="006F661B">
        <w:rPr>
          <w:color w:val="FF0000"/>
        </w:rPr>
        <w:t xml:space="preserve"> </w:t>
      </w:r>
      <w:r w:rsidR="00C428B0" w:rsidRPr="00C428B0">
        <w:rPr>
          <w:color w:val="808080" w:themeColor="background1" w:themeShade="80"/>
        </w:rPr>
        <w:t>{{</w:t>
      </w:r>
      <w:proofErr w:type="spellStart"/>
      <w:r w:rsidR="00C428B0" w:rsidRPr="00C428B0">
        <w:rPr>
          <w:color w:val="808080" w:themeColor="background1" w:themeShade="80"/>
        </w:rPr>
        <w:t>Proj_Width_km</w:t>
      </w:r>
      <w:proofErr w:type="spellEnd"/>
      <w:r w:rsidR="00C428B0" w:rsidRPr="00C428B0">
        <w:rPr>
          <w:color w:val="808080" w:themeColor="background1" w:themeShade="80"/>
        </w:rPr>
        <w:t>}}</w:t>
      </w:r>
      <w:r w:rsidRPr="006F661B">
        <w:rPr>
          <w:color w:val="FF0000"/>
        </w:rPr>
        <w:t xml:space="preserve"> </w:t>
      </w:r>
      <w:r w:rsidRPr="00C428B0">
        <w:t>km brett</w:t>
      </w:r>
      <w:r>
        <w:t xml:space="preserve">). </w:t>
      </w:r>
    </w:p>
    <w:p w14:paraId="71DC5CF9" w14:textId="5E25425B" w:rsidR="00986184" w:rsidRPr="00986184" w:rsidRDefault="00986184" w:rsidP="00E3260C">
      <w:r>
        <w:t xml:space="preserve">Utredningsområdet består i huvudsak av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t xml:space="preserve">. </w:t>
      </w:r>
    </w:p>
    <w:p w14:paraId="7D03669D" w14:textId="77777777" w:rsidR="00E3260C" w:rsidRDefault="00E3260C" w:rsidP="00E3260C">
      <w:pPr>
        <w:rPr>
          <w:color w:val="FF0000"/>
        </w:rPr>
      </w:pPr>
    </w:p>
    <w:p w14:paraId="068499D0" w14:textId="2DA9F375" w:rsidR="00E3260C" w:rsidRPr="000471A4" w:rsidRDefault="004D6307" w:rsidP="005A681A">
      <w:pPr>
        <w:keepNext/>
      </w:pPr>
      <w:r>
        <w:rPr>
          <w:noProof/>
        </w:rPr>
        <w:t>{{</w:t>
      </w:r>
      <w:r w:rsidR="00416C9F">
        <w:rPr>
          <w:noProof/>
        </w:rPr>
        <w:t>Area_</w:t>
      </w:r>
      <w:r>
        <w:rPr>
          <w:noProof/>
        </w:rPr>
        <w:t>Image}}</w:t>
      </w:r>
    </w:p>
    <w:p w14:paraId="2C98DDAB" w14:textId="77777777" w:rsidR="001424D3" w:rsidRDefault="00E3260C" w:rsidP="005A681A">
      <w:pPr>
        <w:pStyle w:val="Caption"/>
        <w:rPr>
          <w:color w:val="auto"/>
        </w:rPr>
      </w:pPr>
      <w:r w:rsidRPr="003027C6">
        <w:rPr>
          <w:b/>
          <w:bCs/>
        </w:rPr>
        <w:t xml:space="preserve">Figur </w:t>
      </w:r>
      <w:r w:rsidRPr="00BD60D4">
        <w:rPr>
          <w:b/>
          <w:bCs/>
          <w:color w:val="FF0000"/>
        </w:rPr>
        <w:t>1</w:t>
      </w:r>
      <w:r w:rsidRPr="003027C6">
        <w:rPr>
          <w:b/>
          <w:bCs/>
        </w:rPr>
        <w:t>.</w:t>
      </w:r>
      <w:r>
        <w:t xml:space="preserve"> Kartan visar en översikt över </w:t>
      </w:r>
      <w:r w:rsidRPr="005A681A">
        <w:t>projektområdets</w:t>
      </w:r>
      <w:r>
        <w:t xml:space="preserve"> geografiska läge </w:t>
      </w:r>
      <w:r w:rsidRPr="00C428B0">
        <w:rPr>
          <w:color w:val="auto"/>
        </w:rPr>
        <w:t>samt utredningsområdets avgränsning.</w:t>
      </w:r>
      <w:r w:rsidRPr="00E3260C">
        <w:rPr>
          <w:color w:val="auto"/>
        </w:rPr>
        <w:t xml:space="preserve"> </w:t>
      </w:r>
      <w:bookmarkStart w:id="10" w:name="_Toc457063832"/>
    </w:p>
    <w:p w14:paraId="06EC521C" w14:textId="5A0C800A" w:rsidR="004C4827" w:rsidRPr="0093500F" w:rsidRDefault="004C4827" w:rsidP="001424D3">
      <w:pPr>
        <w:rPr>
          <w:rFonts w:ascii="Arial" w:eastAsiaTheme="minorEastAsia" w:hAnsi="Arial"/>
          <w:color w:val="000000" w:themeColor="text1"/>
          <w:sz w:val="18"/>
        </w:rPr>
      </w:pPr>
      <w:r>
        <w:br w:type="page"/>
      </w:r>
    </w:p>
    <w:p w14:paraId="3316B472" w14:textId="77777777" w:rsidR="004C4827" w:rsidRDefault="004C4827" w:rsidP="004C4827">
      <w:pPr>
        <w:pStyle w:val="Heading1"/>
      </w:pPr>
      <w:bookmarkStart w:id="11" w:name="_Toc128145570"/>
      <w:r>
        <w:lastRenderedPageBreak/>
        <w:t>Bakgrund</w:t>
      </w:r>
      <w:bookmarkEnd w:id="10"/>
      <w:bookmarkEnd w:id="11"/>
    </w:p>
    <w:p w14:paraId="5D6562A2" w14:textId="2BC23D50" w:rsidR="007C7DC9" w:rsidRDefault="00202254" w:rsidP="00F67F48">
      <w:r w:rsidRPr="00263F49">
        <w:t>Kungsörn</w:t>
      </w:r>
      <w:r>
        <w:t xml:space="preserve"> finns</w:t>
      </w:r>
      <w:r w:rsidRPr="00263F49">
        <w:t xml:space="preserve"> upptag</w:t>
      </w:r>
      <w:r>
        <w:t>en</w:t>
      </w:r>
      <w:r w:rsidRPr="00263F49">
        <w:t xml:space="preserve"> </w:t>
      </w:r>
      <w:r w:rsidRPr="00F67F48">
        <w:t xml:space="preserve">i EU:s fågeldirektiv </w:t>
      </w:r>
      <w:r>
        <w:t xml:space="preserve">(bilaga 1) och klassas som </w:t>
      </w:r>
      <w:r w:rsidRPr="00202254">
        <w:rPr>
          <w:i/>
          <w:iCs/>
        </w:rPr>
        <w:t>Nära hotad</w:t>
      </w:r>
      <w:r>
        <w:t xml:space="preserve"> (NT) i</w:t>
      </w:r>
      <w:r w:rsidRPr="00263F49">
        <w:t xml:space="preserve"> den svenska </w:t>
      </w:r>
      <w:r w:rsidRPr="001A11EA">
        <w:t xml:space="preserve">rödlistan </w:t>
      </w:r>
      <w:r>
        <w:t xml:space="preserve">(SLU Artdatabanken, 2020). </w:t>
      </w:r>
      <w:r w:rsidR="00C5216F" w:rsidRPr="00F67F48">
        <w:t>De senaste populationsskattningarna från 2018 indikerar att den svenska kungsörnspopulationen ligger på en långsiktigt stabil eller svagt vikande nivå. År 2018 konstaterades 166 lyckade häckningar av kungsörn i Sverige (Viltskadecenter</w:t>
      </w:r>
      <w:r w:rsidR="00AD26DA" w:rsidRPr="00F67F48">
        <w:t>,</w:t>
      </w:r>
      <w:r w:rsidR="00C5216F" w:rsidRPr="00F67F48">
        <w:t xml:space="preserve"> 2018).</w:t>
      </w:r>
      <w:r w:rsidR="0093500F" w:rsidRPr="00F67F48">
        <w:t xml:space="preserve"> </w:t>
      </w:r>
    </w:p>
    <w:p w14:paraId="251C4B5E" w14:textId="56734744" w:rsidR="00DC57BF" w:rsidRPr="00733187" w:rsidRDefault="00DC57BF" w:rsidP="00F67F48">
      <w:r w:rsidRPr="00733187">
        <w:t xml:space="preserve">Även havsörnen är upptagen i EU:s fågeldirektiv (bilaga 1) och rödlistad som </w:t>
      </w:r>
      <w:r w:rsidRPr="00733187">
        <w:rPr>
          <w:i/>
          <w:iCs/>
        </w:rPr>
        <w:t xml:space="preserve">Nära hotad </w:t>
      </w:r>
      <w:r w:rsidRPr="00733187">
        <w:t xml:space="preserve">(NT). De senaste populationsskattningarna från </w:t>
      </w:r>
      <w:r w:rsidR="00733187">
        <w:t xml:space="preserve">år </w:t>
      </w:r>
      <w:r w:rsidRPr="00733187">
        <w:t xml:space="preserve">2018 visar att den svenska populationen </w:t>
      </w:r>
      <w:r w:rsidR="00733187">
        <w:t>har</w:t>
      </w:r>
      <w:r w:rsidRPr="00733187">
        <w:t xml:space="preserve"> ökat signifikant de senaste </w:t>
      </w:r>
      <w:r w:rsidR="00733187">
        <w:t>tjugo</w:t>
      </w:r>
      <w:r w:rsidRPr="00733187">
        <w:t xml:space="preserve"> åren och uppskattades 2018 ligga på c</w:t>
      </w:r>
      <w:r w:rsidR="00733187">
        <w:t>irk</w:t>
      </w:r>
      <w:r w:rsidRPr="00733187">
        <w:t>a 900 par (</w:t>
      </w:r>
      <w:proofErr w:type="spellStart"/>
      <w:r w:rsidRPr="00733187">
        <w:t>BirdLife</w:t>
      </w:r>
      <w:proofErr w:type="spellEnd"/>
      <w:r w:rsidR="00733187">
        <w:t>, </w:t>
      </w:r>
      <w:r w:rsidRPr="00733187">
        <w:t>2019).</w:t>
      </w:r>
      <w:r w:rsidR="00EB56C8">
        <w:t xml:space="preserve"> </w:t>
      </w:r>
    </w:p>
    <w:p w14:paraId="0EC67D37" w14:textId="77777777" w:rsidR="00432B92" w:rsidRDefault="00432B92" w:rsidP="00432B92">
      <w:pPr>
        <w:pStyle w:val="Heading2"/>
      </w:pPr>
      <w:bookmarkStart w:id="12" w:name="_Toc34130304"/>
      <w:bookmarkStart w:id="13" w:name="_Toc128145571"/>
      <w:bookmarkStart w:id="14" w:name="_Toc457063833"/>
      <w:r>
        <w:t>Lagstiftning om fågelfaunan</w:t>
      </w:r>
      <w:bookmarkEnd w:id="12"/>
      <w:bookmarkEnd w:id="13"/>
    </w:p>
    <w:p w14:paraId="5AF77404" w14:textId="36BE7380" w:rsidR="00E61CE5" w:rsidRDefault="00E61CE5" w:rsidP="00E61CE5">
      <w:r>
        <w:t xml:space="preserve">Den svenska lagstiftningen för skydd av fågelfaunan bygger på EU:s fågeldirektiv (2009/147/EG). Direktivet är införlivat i den svenska </w:t>
      </w:r>
      <w:r w:rsidRPr="00E71E15">
        <w:t>lagstiftningen, bland annat</w:t>
      </w:r>
      <w:r>
        <w:t xml:space="preserve"> genom artskyddsförordningen (2007:845). Enligt 4 § artskyddsförordningen är alla vilda fåglar fridlysta.</w:t>
      </w:r>
      <w:r w:rsidR="004C79CB">
        <w:t xml:space="preserve"> </w:t>
      </w:r>
    </w:p>
    <w:p w14:paraId="622A92B8" w14:textId="77777777" w:rsidR="00E61CE5" w:rsidRDefault="00E61CE5" w:rsidP="00E61CE5">
      <w:r>
        <w:t>Efter de förändringar i artskyddsförordningen som trädde i kraft 1 oktober 2022 publicerade Naturvårdsverket och Skogsstyrelsen en gemensam tolkning rörande fridlysning av fåglar i samband med skogsbruk. Denna PM understryker att de förändringar som genomförts i artskyddsförordningens 4 § inte heller framledes ska tolkas som ett individskydd vid verksamheter som exempelvis skogsbruk, som har ett annat syfte än att avsiktligt fånga eller döda fåglar, eller förstöra eller skada deras bon. (Naturvårdsverket, 2022)</w:t>
      </w:r>
    </w:p>
    <w:p w14:paraId="134FE8BD" w14:textId="58B09BA8" w:rsidR="00E714FB" w:rsidRDefault="00E61CE5" w:rsidP="00E714FB">
      <w:r>
        <w:t xml:space="preserve">Mot bakgrund av detta är det viktigt att i utredningsarbetet och vid bedömning av påverkan fokusera på att en störning, särskilt under häcknings- och uppfödningsperiod, inte påverkar populationen negativt, samt att undvika påverkan på särskilt hotade arter med en negativ populationsutveckling, det vill säga arter vars population och bevarandestatus riskerar att påverkas negativt av en verksamhet. </w:t>
      </w:r>
    </w:p>
    <w:p w14:paraId="1A347966" w14:textId="77777777" w:rsidR="00280CA3" w:rsidRDefault="00280CA3" w:rsidP="00280CA3">
      <w:r w:rsidRPr="00C6125B">
        <w:rPr>
          <w:noProof/>
        </w:rPr>
        <mc:AlternateContent>
          <mc:Choice Requires="wps">
            <w:drawing>
              <wp:inline distT="0" distB="0" distL="0" distR="0" wp14:anchorId="329DA731" wp14:editId="6523D8AB">
                <wp:extent cx="5733415" cy="1657350"/>
                <wp:effectExtent l="0" t="0" r="19685" b="19050"/>
                <wp:docPr id="9" name="Textruta 9"/>
                <wp:cNvGraphicFramePr/>
                <a:graphic xmlns:a="http://schemas.openxmlformats.org/drawingml/2006/main">
                  <a:graphicData uri="http://schemas.microsoft.com/office/word/2010/wordprocessingShape">
                    <wps:wsp>
                      <wps:cNvSpPr txBox="1"/>
                      <wps:spPr>
                        <a:xfrm>
                          <a:off x="0" y="0"/>
                          <a:ext cx="5733415" cy="1657350"/>
                        </a:xfrm>
                        <a:prstGeom prst="rect">
                          <a:avLst/>
                        </a:prstGeom>
                        <a:gradFill flip="none" rotWithShape="1">
                          <a:gsLst>
                            <a:gs pos="0">
                              <a:srgbClr val="9C0059">
                                <a:lumMod val="3000"/>
                                <a:lumOff val="97000"/>
                              </a:srgbClr>
                            </a:gs>
                            <a:gs pos="50000">
                              <a:srgbClr val="9C0059">
                                <a:lumMod val="5000"/>
                                <a:lumOff val="95000"/>
                              </a:srgbClr>
                            </a:gs>
                            <a:gs pos="75000">
                              <a:srgbClr val="9C0059">
                                <a:lumMod val="7000"/>
                                <a:lumOff val="93000"/>
                              </a:srgbClr>
                            </a:gs>
                            <a:gs pos="90000">
                              <a:srgbClr val="9C0059">
                                <a:lumMod val="5000"/>
                                <a:lumOff val="95000"/>
                              </a:srgbClr>
                            </a:gs>
                            <a:gs pos="99000">
                              <a:srgbClr val="9C0059">
                                <a:lumMod val="3000"/>
                                <a:lumOff val="97000"/>
                              </a:srgbClr>
                            </a:gs>
                          </a:gsLst>
                          <a:lin ang="2700000" scaled="1"/>
                          <a:tileRect/>
                        </a:gradFill>
                        <a:ln w="25400">
                          <a:solidFill>
                            <a:srgbClr val="9C0059"/>
                          </a:solidFill>
                        </a:ln>
                        <a:effectLst/>
                      </wps:spPr>
                      <wps:style>
                        <a:lnRef idx="0">
                          <a:schemeClr val="accent1"/>
                        </a:lnRef>
                        <a:fillRef idx="0">
                          <a:schemeClr val="accent1"/>
                        </a:fillRef>
                        <a:effectRef idx="0">
                          <a:schemeClr val="accent1"/>
                        </a:effectRef>
                        <a:fontRef idx="minor">
                          <a:schemeClr val="dk1"/>
                        </a:fontRef>
                      </wps:style>
                      <wps:txbx>
                        <w:txbxContent>
                          <w:p w14:paraId="3A33C72B" w14:textId="77777777" w:rsidR="00280CA3" w:rsidRPr="000C0011" w:rsidRDefault="00280CA3" w:rsidP="00280CA3">
                            <w:pPr>
                              <w:pStyle w:val="Tabell"/>
                              <w:rPr>
                                <w:b/>
                                <w:bCs/>
                              </w:rPr>
                            </w:pPr>
                            <w:r>
                              <w:rPr>
                                <w:b/>
                                <w:bCs/>
                              </w:rPr>
                              <w:t>NATURVÅRDSVERKETS REKOMMENDATION GÄLLANDE PRIORITERING AV FÅGELARTER</w:t>
                            </w:r>
                          </w:p>
                          <w:p w14:paraId="6F6C8885" w14:textId="77777777" w:rsidR="00280CA3" w:rsidRDefault="00280CA3" w:rsidP="00280CA3">
                            <w:pPr>
                              <w:pStyle w:val="Tabell"/>
                            </w:pPr>
                            <w:r w:rsidRPr="008315C6">
                              <w:t xml:space="preserve">Alla vilt förekommande fågelarter är skyddade enligt 4 § artskyddsförordningen. </w:t>
                            </w:r>
                          </w:p>
                          <w:p w14:paraId="31BE5698" w14:textId="77777777" w:rsidR="00280CA3" w:rsidRPr="008315C6" w:rsidRDefault="00280CA3" w:rsidP="00280CA3">
                            <w:pPr>
                              <w:pStyle w:val="Tabell"/>
                            </w:pPr>
                            <w:r w:rsidRPr="008315C6">
                              <w:t xml:space="preserve">Naturvårdsverkets </w:t>
                            </w:r>
                            <w:r>
                              <w:t>vägledning säger dock att följande grupper bör</w:t>
                            </w:r>
                            <w:r w:rsidRPr="008315C6">
                              <w:t xml:space="preserve"> prioriteras även om alla fågelarter omfattas: </w:t>
                            </w:r>
                          </w:p>
                          <w:p w14:paraId="6E0CDDDB" w14:textId="77777777" w:rsidR="00280CA3" w:rsidRPr="008315C6" w:rsidRDefault="00280CA3" w:rsidP="00280CA3">
                            <w:pPr>
                              <w:pStyle w:val="Tabell"/>
                              <w:numPr>
                                <w:ilvl w:val="0"/>
                                <w:numId w:val="7"/>
                              </w:numPr>
                              <w:ind w:left="426" w:hanging="284"/>
                            </w:pPr>
                            <w:r w:rsidRPr="008315C6">
                              <w:t>Arter markerade med B i artskyddsförordningens bilaga 1 (betyder att de är upptagna i bilaga 1 till EU:s fågeldirektiv).</w:t>
                            </w:r>
                          </w:p>
                          <w:p w14:paraId="7EA81630" w14:textId="77777777" w:rsidR="00280CA3" w:rsidRPr="008315C6" w:rsidRDefault="00280CA3" w:rsidP="00280CA3">
                            <w:pPr>
                              <w:pStyle w:val="Tabell"/>
                              <w:numPr>
                                <w:ilvl w:val="0"/>
                                <w:numId w:val="7"/>
                              </w:numPr>
                              <w:ind w:left="426" w:hanging="284"/>
                            </w:pPr>
                            <w:r w:rsidRPr="008315C6">
                              <w:t>Rödlistade arter.</w:t>
                            </w:r>
                          </w:p>
                          <w:p w14:paraId="1168248E" w14:textId="77777777" w:rsidR="00280CA3" w:rsidRPr="006E7D63" w:rsidRDefault="00280CA3" w:rsidP="00280CA3">
                            <w:pPr>
                              <w:pStyle w:val="Tabell"/>
                              <w:numPr>
                                <w:ilvl w:val="0"/>
                                <w:numId w:val="7"/>
                              </w:numPr>
                              <w:ind w:left="426" w:hanging="284"/>
                            </w:pPr>
                            <w:r w:rsidRPr="008315C6">
                              <w:t xml:space="preserve">Arter vars populationer har minskat med 50 % eller mer </w:t>
                            </w:r>
                            <w:r>
                              <w:t xml:space="preserve">sedan 1980. </w:t>
                            </w:r>
                          </w:p>
                        </w:txbxContent>
                      </wps:txbx>
                      <wps:bodyPr rot="0" spcFirstLastPara="0" vertOverflow="overflow" horzOverflow="overflow" vert="horz" wrap="square" lIns="144000" tIns="72000" rIns="144000" bIns="72000" numCol="1" spcCol="0" rtlCol="0" fromWordArt="0" anchor="ctr" anchorCtr="0" forceAA="0" compatLnSpc="1">
                        <a:prstTxWarp prst="textNoShape">
                          <a:avLst/>
                        </a:prstTxWarp>
                        <a:noAutofit/>
                      </wps:bodyPr>
                    </wps:wsp>
                  </a:graphicData>
                </a:graphic>
              </wp:inline>
            </w:drawing>
          </mc:Choice>
          <mc:Fallback>
            <w:pict>
              <v:shape w14:anchorId="329DA731" id="Textruta 9" o:spid="_x0000_s1034" type="#_x0000_t202" style="width:451.45pt;height:1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" fillcolor="#fff4fa" strokecolor="#9c0059" strokeweight="2pt">
                <v:fill color2="#fff4fa" rotate="t" angle="45" colors="0 #fff4fa;.5 #ffedf7;.75 #ffe6f4;58982f #ffedf7;64881f #fff4fa" focus="100%" type="gradient"/>
                <v:textbox inset="4mm,2mm,4mm,2mm">
                  <w:txbxContent>
                    <w:p w14:paraId="3A33C72B" w14:textId="77777777" w:rsidR="00280CA3" w:rsidRPr="000C0011" w:rsidRDefault="00280CA3" w:rsidP="00280CA3">
                      <w:pPr>
                        <w:pStyle w:val="Tabell"/>
                        <w:rPr>
                          <w:b/>
                          <w:bCs/>
                        </w:rPr>
                      </w:pPr>
                      <w:r>
                        <w:rPr>
                          <w:b/>
                          <w:bCs/>
                        </w:rPr>
                        <w:t>NATURVÅRDSVERKETS REKOMMENDATION GÄLLANDE PRIORITERING AV FÅGELARTER</w:t>
                      </w:r>
                    </w:p>
                    <w:p w14:paraId="6F6C8885" w14:textId="77777777" w:rsidR="00280CA3" w:rsidRDefault="00280CA3" w:rsidP="00280CA3">
                      <w:pPr>
                        <w:pStyle w:val="Tabell"/>
                      </w:pPr>
                      <w:r w:rsidRPr="008315C6">
                        <w:t xml:space="preserve">Alla vilt förekommande fågelarter är skyddade enligt 4 § artskyddsförordningen. </w:t>
                      </w:r>
                    </w:p>
                    <w:p w14:paraId="31BE5698" w14:textId="77777777" w:rsidR="00280CA3" w:rsidRPr="008315C6" w:rsidRDefault="00280CA3" w:rsidP="00280CA3">
                      <w:pPr>
                        <w:pStyle w:val="Tabell"/>
                      </w:pPr>
                      <w:r w:rsidRPr="008315C6">
                        <w:t xml:space="preserve">Naturvårdsverkets </w:t>
                      </w:r>
                      <w:r>
                        <w:t>vägledning säger dock att följande grupper bör</w:t>
                      </w:r>
                      <w:r w:rsidRPr="008315C6">
                        <w:t xml:space="preserve"> prioriteras även om alla fågelarter omfattas: </w:t>
                      </w:r>
                    </w:p>
                    <w:p w14:paraId="6E0CDDDB" w14:textId="77777777" w:rsidR="00280CA3" w:rsidRPr="008315C6" w:rsidRDefault="00280CA3" w:rsidP="00280CA3">
                      <w:pPr>
                        <w:pStyle w:val="Tabell"/>
                        <w:numPr>
                          <w:ilvl w:val="0"/>
                          <w:numId w:val="7"/>
                        </w:numPr>
                        <w:ind w:left="426" w:hanging="284"/>
                      </w:pPr>
                      <w:r w:rsidRPr="008315C6">
                        <w:t>Arter markerade med B i artskyddsförordningens bilaga 1 (betyder att de är upptagna i bilaga 1 till EU:s fågeldirektiv).</w:t>
                      </w:r>
                    </w:p>
                    <w:p w14:paraId="7EA81630" w14:textId="77777777" w:rsidR="00280CA3" w:rsidRPr="008315C6" w:rsidRDefault="00280CA3" w:rsidP="00280CA3">
                      <w:pPr>
                        <w:pStyle w:val="Tabell"/>
                        <w:numPr>
                          <w:ilvl w:val="0"/>
                          <w:numId w:val="7"/>
                        </w:numPr>
                        <w:ind w:left="426" w:hanging="284"/>
                      </w:pPr>
                      <w:r w:rsidRPr="008315C6">
                        <w:t>Rödlistade arter.</w:t>
                      </w:r>
                    </w:p>
                    <w:p w14:paraId="1168248E" w14:textId="77777777" w:rsidR="00280CA3" w:rsidRPr="006E7D63" w:rsidRDefault="00280CA3" w:rsidP="00280CA3">
                      <w:pPr>
                        <w:pStyle w:val="Tabell"/>
                        <w:numPr>
                          <w:ilvl w:val="0"/>
                          <w:numId w:val="7"/>
                        </w:numPr>
                        <w:ind w:left="426" w:hanging="284"/>
                      </w:pPr>
                      <w:r w:rsidRPr="008315C6">
                        <w:t xml:space="preserve">Arter vars populationer har minskat med 50 % eller mer </w:t>
                      </w:r>
                      <w:r>
                        <w:t xml:space="preserve">sedan 1980. </w:t>
                      </w:r>
                    </w:p>
                  </w:txbxContent>
                </v:textbox>
                <w10:anchorlock/>
              </v:shape>
            </w:pict>
          </mc:Fallback>
        </mc:AlternateContent>
      </w:r>
    </w:p>
    <w:p w14:paraId="6A21ED68" w14:textId="77777777" w:rsidR="00280CA3" w:rsidRDefault="00280CA3" w:rsidP="00280CA3">
      <w:r w:rsidRPr="00C6125B">
        <w:rPr>
          <w:noProof/>
        </w:rPr>
        <mc:AlternateContent>
          <mc:Choice Requires="wps">
            <w:drawing>
              <wp:inline distT="0" distB="0" distL="0" distR="0" wp14:anchorId="2B3BF81B" wp14:editId="36A9F16F">
                <wp:extent cx="5733415" cy="1428750"/>
                <wp:effectExtent l="0" t="0" r="19685" b="19050"/>
                <wp:docPr id="13" name="Textruta 13"/>
                <wp:cNvGraphicFramePr/>
                <a:graphic xmlns:a="http://schemas.openxmlformats.org/drawingml/2006/main">
                  <a:graphicData uri="http://schemas.microsoft.com/office/word/2010/wordprocessingShape">
                    <wps:wsp>
                      <wps:cNvSpPr txBox="1"/>
                      <wps:spPr>
                        <a:xfrm>
                          <a:off x="0" y="0"/>
                          <a:ext cx="5733415" cy="1428750"/>
                        </a:xfrm>
                        <a:prstGeom prst="rect">
                          <a:avLst/>
                        </a:prstGeom>
                        <a:gradFill flip="none" rotWithShape="1">
                          <a:gsLst>
                            <a:gs pos="0">
                              <a:srgbClr val="9C0059">
                                <a:lumMod val="3000"/>
                                <a:lumOff val="97000"/>
                              </a:srgbClr>
                            </a:gs>
                            <a:gs pos="50000">
                              <a:srgbClr val="9C0059">
                                <a:lumMod val="5000"/>
                                <a:lumOff val="95000"/>
                              </a:srgbClr>
                            </a:gs>
                            <a:gs pos="75000">
                              <a:srgbClr val="9C0059">
                                <a:lumMod val="7000"/>
                                <a:lumOff val="93000"/>
                              </a:srgbClr>
                            </a:gs>
                            <a:gs pos="90000">
                              <a:srgbClr val="9C0059">
                                <a:lumMod val="5000"/>
                                <a:lumOff val="95000"/>
                              </a:srgbClr>
                            </a:gs>
                            <a:gs pos="99000">
                              <a:srgbClr val="9C0059">
                                <a:lumMod val="3000"/>
                                <a:lumOff val="97000"/>
                              </a:srgbClr>
                            </a:gs>
                          </a:gsLst>
                          <a:lin ang="2700000" scaled="1"/>
                          <a:tileRect/>
                        </a:gradFill>
                        <a:ln w="25400">
                          <a:solidFill>
                            <a:srgbClr val="9C0059"/>
                          </a:solidFill>
                        </a:ln>
                        <a:effectLst/>
                      </wps:spPr>
                      <wps:style>
                        <a:lnRef idx="0">
                          <a:schemeClr val="accent1"/>
                        </a:lnRef>
                        <a:fillRef idx="0">
                          <a:schemeClr val="accent1"/>
                        </a:fillRef>
                        <a:effectRef idx="0">
                          <a:schemeClr val="accent1"/>
                        </a:effectRef>
                        <a:fontRef idx="minor">
                          <a:schemeClr val="dk1"/>
                        </a:fontRef>
                      </wps:style>
                      <wps:txbx>
                        <w:txbxContent>
                          <w:p w14:paraId="6A77B0B1" w14:textId="77777777" w:rsidR="00280CA3" w:rsidRPr="00C71C83" w:rsidRDefault="00280CA3" w:rsidP="00280CA3">
                            <w:pPr>
                              <w:pStyle w:val="Tabell"/>
                              <w:rPr>
                                <w:b/>
                                <w:bCs/>
                              </w:rPr>
                            </w:pPr>
                            <w:r>
                              <w:rPr>
                                <w:b/>
                                <w:bCs/>
                              </w:rPr>
                              <w:t>RÖDLISTADE ARTER</w:t>
                            </w:r>
                          </w:p>
                          <w:p w14:paraId="0CC255B0" w14:textId="77777777" w:rsidR="00280CA3" w:rsidRDefault="00280CA3" w:rsidP="00280CA3">
                            <w:pPr>
                              <w:pStyle w:val="Tabell"/>
                            </w:pPr>
                            <w:r>
                              <w:t>Rödlistning visar</w:t>
                            </w:r>
                            <w:r w:rsidRPr="006E7D63">
                              <w:t xml:space="preserve"> risken att </w:t>
                            </w:r>
                            <w:r>
                              <w:t>en</w:t>
                            </w:r>
                            <w:r w:rsidRPr="006E7D63">
                              <w:t xml:space="preserve"> art dör ut</w:t>
                            </w:r>
                            <w:r>
                              <w:t>. B</w:t>
                            </w:r>
                            <w:r w:rsidRPr="006E7D63">
                              <w:t xml:space="preserve">edömningen görs </w:t>
                            </w:r>
                            <w:proofErr w:type="gramStart"/>
                            <w:r>
                              <w:t>bl.a.</w:t>
                            </w:r>
                            <w:proofErr w:type="gramEnd"/>
                            <w:r>
                              <w:t xml:space="preserve"> </w:t>
                            </w:r>
                            <w:r w:rsidRPr="006E7D63">
                              <w:t>genom att</w:t>
                            </w:r>
                            <w:r>
                              <w:t xml:space="preserve"> </w:t>
                            </w:r>
                            <w:r w:rsidRPr="006E7D63">
                              <w:t>jämföra art</w:t>
                            </w:r>
                            <w:r>
                              <w:t>en</w:t>
                            </w:r>
                            <w:r w:rsidRPr="006E7D63">
                              <w:t xml:space="preserve">s </w:t>
                            </w:r>
                            <w:r>
                              <w:t xml:space="preserve">utbredning, </w:t>
                            </w:r>
                            <w:r w:rsidRPr="006E7D63">
                              <w:t>populationsstorlek, populationsförändring</w:t>
                            </w:r>
                            <w:r>
                              <w:t xml:space="preserve"> </w:t>
                            </w:r>
                            <w:r w:rsidRPr="006E7D63">
                              <w:t xml:space="preserve">samt grad av habitatfragmentering mot en uppsättning kriterier. </w:t>
                            </w:r>
                          </w:p>
                          <w:p w14:paraId="165DFD2F" w14:textId="77777777" w:rsidR="00280CA3" w:rsidRDefault="00280CA3" w:rsidP="00280CA3">
                            <w:pPr>
                              <w:pStyle w:val="Tabell"/>
                            </w:pPr>
                            <w:r>
                              <w:t xml:space="preserve">Som </w:t>
                            </w:r>
                            <w:r w:rsidRPr="00754E9B">
                              <w:rPr>
                                <w:b/>
                                <w:bCs/>
                              </w:rPr>
                              <w:t>rödlistad</w:t>
                            </w:r>
                            <w:r>
                              <w:t xml:space="preserve"> benämns d</w:t>
                            </w:r>
                            <w:r w:rsidRPr="006E7D63">
                              <w:t>e arter som uppfyller kriterierna för någon av kategorierna</w:t>
                            </w:r>
                            <w:r>
                              <w:t>:</w:t>
                            </w:r>
                            <w:r w:rsidRPr="006E7D63">
                              <w:t xml:space="preserve"> </w:t>
                            </w:r>
                            <w:r>
                              <w:t>n</w:t>
                            </w:r>
                            <w:r w:rsidRPr="006E7D63">
                              <w:t>ationellt utdöd (RE)</w:t>
                            </w:r>
                            <w:r>
                              <w:t>, a</w:t>
                            </w:r>
                            <w:r w:rsidRPr="006E7D63">
                              <w:t>kut hotad (CR)</w:t>
                            </w:r>
                            <w:r>
                              <w:t>, s</w:t>
                            </w:r>
                            <w:r w:rsidRPr="006E7D63">
                              <w:t>tarkt hotad (EN)</w:t>
                            </w:r>
                            <w:r>
                              <w:t>, s</w:t>
                            </w:r>
                            <w:r w:rsidRPr="006E7D63">
                              <w:t>årbar (VU)</w:t>
                            </w:r>
                            <w:r>
                              <w:t>, n</w:t>
                            </w:r>
                            <w:r w:rsidRPr="006E7D63">
                              <w:t xml:space="preserve">ära hotad (NT) </w:t>
                            </w:r>
                            <w:r>
                              <w:t>eller k</w:t>
                            </w:r>
                            <w:r w:rsidRPr="006E7D63">
                              <w:t>unskapsbrist (DD)</w:t>
                            </w:r>
                            <w:r>
                              <w:t xml:space="preserve">. Som </w:t>
                            </w:r>
                            <w:r w:rsidRPr="00754E9B">
                              <w:rPr>
                                <w:b/>
                                <w:bCs/>
                              </w:rPr>
                              <w:t>hotad</w:t>
                            </w:r>
                            <w:r>
                              <w:t xml:space="preserve"> benämns d</w:t>
                            </w:r>
                            <w:r w:rsidRPr="006E7D63">
                              <w:t>e rödlistade arter som kategoriseras som</w:t>
                            </w:r>
                            <w:r>
                              <w:t xml:space="preserve"> antingen</w:t>
                            </w:r>
                            <w:r w:rsidRPr="006E7D63">
                              <w:t xml:space="preserve"> CR, EN eller VU. </w:t>
                            </w:r>
                          </w:p>
                          <w:p w14:paraId="2EC6A90D" w14:textId="77777777" w:rsidR="00280CA3" w:rsidRPr="006E7D63" w:rsidRDefault="00280CA3" w:rsidP="00280CA3">
                            <w:pPr>
                              <w:pStyle w:val="Tabell"/>
                            </w:pPr>
                            <w:r w:rsidRPr="006E7D63">
                              <w:t>Rödlist</w:t>
                            </w:r>
                            <w:r>
                              <w:t>ningsangivelser</w:t>
                            </w:r>
                            <w:r w:rsidRPr="006E7D63">
                              <w:t xml:space="preserve"> i denna </w:t>
                            </w:r>
                            <w:r>
                              <w:t>utredning</w:t>
                            </w:r>
                            <w:r w:rsidRPr="006E7D63">
                              <w:t xml:space="preserve"> följer den senaste rödlistan </w:t>
                            </w:r>
                            <w:r>
                              <w:t xml:space="preserve">från </w:t>
                            </w:r>
                            <w:r w:rsidRPr="006E7D63">
                              <w:t>Art</w:t>
                            </w:r>
                            <w:r>
                              <w:t>d</w:t>
                            </w:r>
                            <w:r w:rsidRPr="006E7D63">
                              <w:t>atabanke</w:t>
                            </w:r>
                            <w:r>
                              <w:t>n</w:t>
                            </w:r>
                            <w:r w:rsidRPr="006E7D63">
                              <w:t>.</w:t>
                            </w:r>
                            <w:r>
                              <w:t xml:space="preserve"> </w:t>
                            </w:r>
                          </w:p>
                        </w:txbxContent>
                      </wps:txbx>
                      <wps:bodyPr rot="0" spcFirstLastPara="0" vertOverflow="overflow" horzOverflow="overflow" vert="horz" wrap="square" lIns="144000" tIns="72000" rIns="144000" bIns="72000" numCol="1" spcCol="0" rtlCol="0" fromWordArt="0" anchor="ctr" anchorCtr="0" forceAA="0" compatLnSpc="1">
                        <a:prstTxWarp prst="textNoShape">
                          <a:avLst/>
                        </a:prstTxWarp>
                        <a:noAutofit/>
                      </wps:bodyPr>
                    </wps:wsp>
                  </a:graphicData>
                </a:graphic>
              </wp:inline>
            </w:drawing>
          </mc:Choice>
          <mc:Fallback>
            <w:pict>
              <v:shape w14:anchorId="2B3BF81B" id="Textruta 13" o:spid="_x0000_s1035" type="#_x0000_t202" style="width:451.45pt;height:1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" fillcolor="#fff4fa" strokecolor="#9c0059" strokeweight="2pt">
                <v:fill color2="#fff4fa" rotate="t" angle="45" colors="0 #fff4fa;.5 #ffedf7;.75 #ffe6f4;58982f #ffedf7;64881f #fff4fa" focus="100%" type="gradient"/>
                <v:textbox inset="4mm,2mm,4mm,2mm">
                  <w:txbxContent>
                    <w:p w14:paraId="6A77B0B1" w14:textId="77777777" w:rsidR="00280CA3" w:rsidRPr="00C71C83" w:rsidRDefault="00280CA3" w:rsidP="00280CA3">
                      <w:pPr>
                        <w:pStyle w:val="Tabell"/>
                        <w:rPr>
                          <w:b/>
                          <w:bCs/>
                        </w:rPr>
                      </w:pPr>
                      <w:r>
                        <w:rPr>
                          <w:b/>
                          <w:bCs/>
                        </w:rPr>
                        <w:t>RÖDLISTADE ARTER</w:t>
                      </w:r>
                    </w:p>
                    <w:p w14:paraId="0CC255B0" w14:textId="77777777" w:rsidR="00280CA3" w:rsidRDefault="00280CA3" w:rsidP="00280CA3">
                      <w:pPr>
                        <w:pStyle w:val="Tabell"/>
                      </w:pPr>
                      <w:r>
                        <w:t>Rödlistning visar</w:t>
                      </w:r>
                      <w:r w:rsidRPr="006E7D63">
                        <w:t xml:space="preserve"> risken att </w:t>
                      </w:r>
                      <w:r>
                        <w:t>en</w:t>
                      </w:r>
                      <w:r w:rsidRPr="006E7D63">
                        <w:t xml:space="preserve"> art dör ut</w:t>
                      </w:r>
                      <w:r>
                        <w:t>. B</w:t>
                      </w:r>
                      <w:r w:rsidRPr="006E7D63">
                        <w:t xml:space="preserve">edömningen görs </w:t>
                      </w:r>
                      <w:proofErr w:type="gramStart"/>
                      <w:r>
                        <w:t>bl.a.</w:t>
                      </w:r>
                      <w:proofErr w:type="gramEnd"/>
                      <w:r>
                        <w:t xml:space="preserve"> </w:t>
                      </w:r>
                      <w:r w:rsidRPr="006E7D63">
                        <w:t>genom att</w:t>
                      </w:r>
                      <w:r>
                        <w:t xml:space="preserve"> </w:t>
                      </w:r>
                      <w:r w:rsidRPr="006E7D63">
                        <w:t>jämföra art</w:t>
                      </w:r>
                      <w:r>
                        <w:t>en</w:t>
                      </w:r>
                      <w:r w:rsidRPr="006E7D63">
                        <w:t xml:space="preserve">s </w:t>
                      </w:r>
                      <w:r>
                        <w:t xml:space="preserve">utbredning, </w:t>
                      </w:r>
                      <w:r w:rsidRPr="006E7D63">
                        <w:t>populationsstorlek, populationsförändring</w:t>
                      </w:r>
                      <w:r>
                        <w:t xml:space="preserve"> </w:t>
                      </w:r>
                      <w:r w:rsidRPr="006E7D63">
                        <w:t xml:space="preserve">samt grad av habitatfragmentering mot en uppsättning kriterier. </w:t>
                      </w:r>
                    </w:p>
                    <w:p w14:paraId="165DFD2F" w14:textId="77777777" w:rsidR="00280CA3" w:rsidRDefault="00280CA3" w:rsidP="00280CA3">
                      <w:pPr>
                        <w:pStyle w:val="Tabell"/>
                      </w:pPr>
                      <w:r>
                        <w:t xml:space="preserve">Som </w:t>
                      </w:r>
                      <w:r w:rsidRPr="00754E9B">
                        <w:rPr>
                          <w:b/>
                          <w:bCs/>
                        </w:rPr>
                        <w:t>rödlistad</w:t>
                      </w:r>
                      <w:r>
                        <w:t xml:space="preserve"> benämns d</w:t>
                      </w:r>
                      <w:r w:rsidRPr="006E7D63">
                        <w:t>e arter som uppfyller kriterierna för någon av kategorierna</w:t>
                      </w:r>
                      <w:r>
                        <w:t>:</w:t>
                      </w:r>
                      <w:r w:rsidRPr="006E7D63">
                        <w:t xml:space="preserve"> </w:t>
                      </w:r>
                      <w:r>
                        <w:t>n</w:t>
                      </w:r>
                      <w:r w:rsidRPr="006E7D63">
                        <w:t>ationellt utdöd (RE)</w:t>
                      </w:r>
                      <w:r>
                        <w:t>, a</w:t>
                      </w:r>
                      <w:r w:rsidRPr="006E7D63">
                        <w:t>kut hotad (CR)</w:t>
                      </w:r>
                      <w:r>
                        <w:t>, s</w:t>
                      </w:r>
                      <w:r w:rsidRPr="006E7D63">
                        <w:t>tarkt hotad (EN)</w:t>
                      </w:r>
                      <w:r>
                        <w:t>, s</w:t>
                      </w:r>
                      <w:r w:rsidRPr="006E7D63">
                        <w:t>årbar (VU)</w:t>
                      </w:r>
                      <w:r>
                        <w:t>, n</w:t>
                      </w:r>
                      <w:r w:rsidRPr="006E7D63">
                        <w:t xml:space="preserve">ära hotad (NT) </w:t>
                      </w:r>
                      <w:r>
                        <w:t>eller k</w:t>
                      </w:r>
                      <w:r w:rsidRPr="006E7D63">
                        <w:t>unskapsbrist (DD)</w:t>
                      </w:r>
                      <w:r>
                        <w:t xml:space="preserve">. Som </w:t>
                      </w:r>
                      <w:r w:rsidRPr="00754E9B">
                        <w:rPr>
                          <w:b/>
                          <w:bCs/>
                        </w:rPr>
                        <w:t>hotad</w:t>
                      </w:r>
                      <w:r>
                        <w:t xml:space="preserve"> benämns d</w:t>
                      </w:r>
                      <w:r w:rsidRPr="006E7D63">
                        <w:t>e rödlistade arter som kategoriseras som</w:t>
                      </w:r>
                      <w:r>
                        <w:t xml:space="preserve"> antingen</w:t>
                      </w:r>
                      <w:r w:rsidRPr="006E7D63">
                        <w:t xml:space="preserve"> CR, EN eller VU. </w:t>
                      </w:r>
                    </w:p>
                    <w:p w14:paraId="2EC6A90D" w14:textId="77777777" w:rsidR="00280CA3" w:rsidRPr="006E7D63" w:rsidRDefault="00280CA3" w:rsidP="00280CA3">
                      <w:pPr>
                        <w:pStyle w:val="Tabell"/>
                      </w:pPr>
                      <w:r w:rsidRPr="006E7D63">
                        <w:t>Rödlist</w:t>
                      </w:r>
                      <w:r>
                        <w:t>ningsangivelser</w:t>
                      </w:r>
                      <w:r w:rsidRPr="006E7D63">
                        <w:t xml:space="preserve"> i denna </w:t>
                      </w:r>
                      <w:r>
                        <w:t>utredning</w:t>
                      </w:r>
                      <w:r w:rsidRPr="006E7D63">
                        <w:t xml:space="preserve"> följer den senaste rödlistan </w:t>
                      </w:r>
                      <w:r>
                        <w:t xml:space="preserve">från </w:t>
                      </w:r>
                      <w:r w:rsidRPr="006E7D63">
                        <w:t>Art</w:t>
                      </w:r>
                      <w:r>
                        <w:t>d</w:t>
                      </w:r>
                      <w:r w:rsidRPr="006E7D63">
                        <w:t>atabanke</w:t>
                      </w:r>
                      <w:r>
                        <w:t>n</w:t>
                      </w:r>
                      <w:r w:rsidRPr="006E7D63">
                        <w:t>.</w:t>
                      </w:r>
                      <w:r>
                        <w:t xml:space="preserve"> </w:t>
                      </w:r>
                    </w:p>
                  </w:txbxContent>
                </v:textbox>
                <w10:anchorlock/>
              </v:shape>
            </w:pict>
          </mc:Fallback>
        </mc:AlternateContent>
      </w:r>
    </w:p>
    <w:p w14:paraId="6631F949" w14:textId="77777777" w:rsidR="002A0AEC" w:rsidRDefault="002A0AEC" w:rsidP="003027C6">
      <w:pPr>
        <w:pStyle w:val="Heading2"/>
      </w:pPr>
      <w:bookmarkStart w:id="15" w:name="_Toc128145572"/>
      <w:r w:rsidRPr="002A0AEC">
        <w:lastRenderedPageBreak/>
        <w:t>Häckningsbiotoper</w:t>
      </w:r>
      <w:r w:rsidR="00857420">
        <w:t xml:space="preserve"> för </w:t>
      </w:r>
      <w:r w:rsidR="00E01C93">
        <w:t>kungs</w:t>
      </w:r>
      <w:r w:rsidR="00857420">
        <w:t>örn</w:t>
      </w:r>
      <w:bookmarkEnd w:id="15"/>
    </w:p>
    <w:p w14:paraId="263554F1" w14:textId="77777777" w:rsidR="00B81481" w:rsidRDefault="00B81481" w:rsidP="00B81481">
      <w:r>
        <w:t xml:space="preserve">Kungsörnen häckar i glesbefolkade skogs- och fjällområden. </w:t>
      </w:r>
      <w:r w:rsidR="00857420">
        <w:t>Den</w:t>
      </w:r>
      <w:r>
        <w:t xml:space="preserve"> använder främst öppna ytor som myrmarker, hyggen, fjällhedar och liknande för att jaga och fånga sina byten. </w:t>
      </w:r>
      <w:r w:rsidR="00857420">
        <w:t>Arten</w:t>
      </w:r>
      <w:r>
        <w:t xml:space="preserve"> bygger stora </w:t>
      </w:r>
      <w:proofErr w:type="spellStart"/>
      <w:r>
        <w:t>risbon</w:t>
      </w:r>
      <w:proofErr w:type="spellEnd"/>
      <w:r>
        <w:t xml:space="preserve"> i kraftiga tallar eller i klippstup, ofta med utsikt över terrängen. Varje par har </w:t>
      </w:r>
      <w:r w:rsidR="00A17E37">
        <w:t xml:space="preserve">inom sitt revir </w:t>
      </w:r>
      <w:r>
        <w:t xml:space="preserve">vanligen flera alternativa boplatser vilka kan vara belägna åtskilliga kilometer från varandra. Etablerade kungsörnspar är mycket trogna sitt revir och sina boplatser. Det finns många säkra uppgifter på att revir varit besatta av kungsörnar i hundratals år (flera kungsörnsgenerationer), och i Sverige finns bon i träd som </w:t>
      </w:r>
      <w:r w:rsidR="00857420">
        <w:t xml:space="preserve">har </w:t>
      </w:r>
      <w:r>
        <w:t xml:space="preserve">använts i 50–100 år. Tallen är det lämpligaste trädslaget för </w:t>
      </w:r>
      <w:proofErr w:type="spellStart"/>
      <w:r>
        <w:t>bobygge</w:t>
      </w:r>
      <w:proofErr w:type="spellEnd"/>
      <w:r>
        <w:t xml:space="preserve"> i Norden. På nationell nivå utgörs kungsörnens viktigaste miljöer av skogsmark i norra Sverige, ofta i anslutning till höjdlägen, samt stora delar av Gotland (Rydell </w:t>
      </w:r>
      <w:proofErr w:type="gramStart"/>
      <w:r>
        <w:t>m</w:t>
      </w:r>
      <w:r w:rsidR="008B2E0D">
        <w:t>.</w:t>
      </w:r>
      <w:r>
        <w:t>fl</w:t>
      </w:r>
      <w:r w:rsidR="008B2E0D">
        <w:t>.</w:t>
      </w:r>
      <w:proofErr w:type="gramEnd"/>
      <w:r w:rsidR="008B2E0D">
        <w:t>,</w:t>
      </w:r>
      <w:r>
        <w:t xml:space="preserve"> 2011). </w:t>
      </w:r>
    </w:p>
    <w:p w14:paraId="670858D9" w14:textId="1D4A3F96" w:rsidR="00B81481" w:rsidRDefault="00B81481" w:rsidP="00B81481">
      <w:r>
        <w:t xml:space="preserve">Singh </w:t>
      </w:r>
      <w:proofErr w:type="gramStart"/>
      <w:r w:rsidR="00A76A65">
        <w:t>m.fl.</w:t>
      </w:r>
      <w:proofErr w:type="gramEnd"/>
      <w:r w:rsidR="00A76A65">
        <w:t xml:space="preserve"> </w:t>
      </w:r>
      <w:r>
        <w:t xml:space="preserve">visar i en studie från 2016 att kungsörnar i Norrlands inland rörde sig över hemområden (ett område med boplatser och jaktområden som används av ett </w:t>
      </w:r>
      <w:proofErr w:type="spellStart"/>
      <w:r>
        <w:t>örnpar</w:t>
      </w:r>
      <w:proofErr w:type="spellEnd"/>
      <w:r>
        <w:t xml:space="preserve"> under häckningssäsong) som omfattade 30–70 km</w:t>
      </w:r>
      <w:r w:rsidRPr="00A17E37">
        <w:rPr>
          <w:vertAlign w:val="superscript"/>
        </w:rPr>
        <w:t>2</w:t>
      </w:r>
      <w:r>
        <w:t>, motsvarande en cirkel med en radie av 3,1–4,7 k</w:t>
      </w:r>
      <w:r w:rsidR="00202254">
        <w:t>ilometer</w:t>
      </w:r>
      <w:r>
        <w:t xml:space="preserve">. Singh </w:t>
      </w:r>
      <w:proofErr w:type="gramStart"/>
      <w:r w:rsidR="00A76A65">
        <w:t>m.fl.</w:t>
      </w:r>
      <w:proofErr w:type="gramEnd"/>
      <w:r w:rsidR="00A76A65">
        <w:t xml:space="preserve"> </w:t>
      </w:r>
      <w:r>
        <w:t>har dock gett ut en ny rapport under 2017 som visar att hemområden för norrländska kungsörnar täcker 99–205</w:t>
      </w:r>
      <w:r w:rsidR="003D1903">
        <w:t> </w:t>
      </w:r>
      <w:r>
        <w:t>km</w:t>
      </w:r>
      <w:r w:rsidRPr="00A17E37">
        <w:rPr>
          <w:vertAlign w:val="superscript"/>
        </w:rPr>
        <w:t>2</w:t>
      </w:r>
      <w:r>
        <w:t>, vilket motsvarar ett cirkelrunt område med en radie av 5,6–8,1</w:t>
      </w:r>
      <w:r w:rsidR="003D1903">
        <w:t> </w:t>
      </w:r>
      <w:r>
        <w:t>k</w:t>
      </w:r>
      <w:r w:rsidR="00202254">
        <w:t>ilo</w:t>
      </w:r>
      <w:r>
        <w:t>m</w:t>
      </w:r>
      <w:r w:rsidR="00202254">
        <w:t>eter</w:t>
      </w:r>
      <w:r>
        <w:t>. I rapporterna finns även information om kungsörnarnas kärnområde (område beläget centralt i reviret där örnarna vistas mest) inom hemområdet. I den senaste rapporten anges att kärnområdet utgör 12–16 km</w:t>
      </w:r>
      <w:r w:rsidRPr="00A17E37">
        <w:rPr>
          <w:vertAlign w:val="superscript"/>
        </w:rPr>
        <w:t>2</w:t>
      </w:r>
      <w:r>
        <w:t xml:space="preserve"> vilket kan jämföras med en cirkel med en radie av 1,96–2,26 k</w:t>
      </w:r>
      <w:r w:rsidR="00202254">
        <w:t>ilometer</w:t>
      </w:r>
      <w:r>
        <w:t xml:space="preserve">. </w:t>
      </w:r>
    </w:p>
    <w:p w14:paraId="4645589E" w14:textId="77777777" w:rsidR="00B81481" w:rsidRDefault="00B81481" w:rsidP="00B81481">
      <w:r>
        <w:t>De kungsörnar som ingick i de norrländska studierna föredrog kalhyggen och äldre barrskog men tycktes undvika biotoper som ungskog, blandskog och myrmarker (</w:t>
      </w:r>
      <w:proofErr w:type="spellStart"/>
      <w:r>
        <w:t>Hipkiss</w:t>
      </w:r>
      <w:proofErr w:type="spellEnd"/>
      <w:r>
        <w:t xml:space="preserve"> </w:t>
      </w:r>
      <w:proofErr w:type="gramStart"/>
      <w:r w:rsidR="00A76A65">
        <w:t>m.fl.</w:t>
      </w:r>
      <w:proofErr w:type="gramEnd"/>
      <w:r w:rsidR="00A76A65">
        <w:t xml:space="preserve">, </w:t>
      </w:r>
      <w:r>
        <w:t>2013</w:t>
      </w:r>
      <w:r w:rsidR="00A76A65">
        <w:t>;</w:t>
      </w:r>
      <w:r>
        <w:t xml:space="preserve"> Singh </w:t>
      </w:r>
      <w:r w:rsidR="00A76A65">
        <w:t xml:space="preserve">m.fl., </w:t>
      </w:r>
      <w:r>
        <w:t>2016</w:t>
      </w:r>
      <w:r w:rsidR="00A76A65">
        <w:t>;</w:t>
      </w:r>
      <w:r>
        <w:t xml:space="preserve"> Singh </w:t>
      </w:r>
      <w:r w:rsidR="00A76A65">
        <w:t>m.fl.,</w:t>
      </w:r>
      <w:r>
        <w:t xml:space="preserve"> 2017). Singh </w:t>
      </w:r>
      <w:proofErr w:type="gramStart"/>
      <w:r w:rsidR="00FD6267">
        <w:t>m.fl.</w:t>
      </w:r>
      <w:proofErr w:type="gramEnd"/>
      <w:r w:rsidR="00FD6267">
        <w:t xml:space="preserve"> </w:t>
      </w:r>
      <w:r>
        <w:t>anser det vara svårförklarligt att örnarna i studien valde bort myrmarker. Myrmarker erbjuder öppen mark som kungsörnar behöver för jakt och myrmarker är normalt biotoper där kungsörnens bytesdjur</w:t>
      </w:r>
      <w:r w:rsidR="00A17E37">
        <w:t>,</w:t>
      </w:r>
      <w:r>
        <w:t xml:space="preserve"> skogshare och skogshöns</w:t>
      </w:r>
      <w:r w:rsidR="00A17E37">
        <w:t>,</w:t>
      </w:r>
      <w:r>
        <w:t xml:space="preserve"> förekommer. Att hyggen kan vara mer produktiva än myrmark under sommarhalvåret kan vara en möjlig förklaring till att kungsörnarna i studien undvek myrmark (</w:t>
      </w:r>
      <w:proofErr w:type="spellStart"/>
      <w:r>
        <w:t>Hipkiss</w:t>
      </w:r>
      <w:proofErr w:type="spellEnd"/>
      <w:r>
        <w:t xml:space="preserve"> </w:t>
      </w:r>
      <w:proofErr w:type="gramStart"/>
      <w:r w:rsidR="00A76A65">
        <w:t>m.fl.</w:t>
      </w:r>
      <w:proofErr w:type="gramEnd"/>
      <w:r w:rsidR="00A76A65">
        <w:t xml:space="preserve">, </w:t>
      </w:r>
      <w:r>
        <w:t xml:space="preserve">2013). Örnarna visade också en tydlig preferens för branta sluttningar, (ju brantare desto tydligare preferens) där uppvindar bildas som kungsörnar använder för att på ett energisparande sätt vinna höjd genom att kretsa utan vingslag. </w:t>
      </w:r>
      <w:proofErr w:type="spellStart"/>
      <w:r>
        <w:t>Nordvända</w:t>
      </w:r>
      <w:proofErr w:type="spellEnd"/>
      <w:r>
        <w:t xml:space="preserve"> branter undveks dock.</w:t>
      </w:r>
    </w:p>
    <w:p w14:paraId="6D6592CB" w14:textId="151CFF09" w:rsidR="00B81481" w:rsidRDefault="00B81481" w:rsidP="00B81481">
      <w:r>
        <w:t>Brist på lämpliga boplatser, mänsklig bebyggelse och mänsklig aktivitet av olika slag är orsaker som kan bidra till att kungsörnen inte häckar i ett område (</w:t>
      </w:r>
      <w:proofErr w:type="spellStart"/>
      <w:r>
        <w:t>Génsbøl</w:t>
      </w:r>
      <w:proofErr w:type="spellEnd"/>
      <w:r w:rsidR="00A76A65">
        <w:t>,</w:t>
      </w:r>
      <w:r>
        <w:t xml:space="preserve"> 2006</w:t>
      </w:r>
      <w:r w:rsidR="00A76A65">
        <w:t>;</w:t>
      </w:r>
      <w:r>
        <w:t xml:space="preserve"> Tjernberg</w:t>
      </w:r>
      <w:r w:rsidR="00A76A65">
        <w:t>,</w:t>
      </w:r>
      <w:r>
        <w:t xml:space="preserve"> 2006).</w:t>
      </w:r>
    </w:p>
    <w:p w14:paraId="43D36FE2" w14:textId="77777777" w:rsidR="0076475F" w:rsidRPr="0076475F" w:rsidRDefault="0076475F" w:rsidP="0076475F">
      <w:pPr>
        <w:pStyle w:val="Heading2"/>
        <w:rPr>
          <w:color w:val="auto"/>
        </w:rPr>
      </w:pPr>
      <w:bookmarkStart w:id="16" w:name="_Toc128145573"/>
      <w:r w:rsidRPr="0076475F">
        <w:rPr>
          <w:color w:val="auto"/>
        </w:rPr>
        <w:t>Häckningsbiotoper för havsörn</w:t>
      </w:r>
      <w:bookmarkEnd w:id="16"/>
    </w:p>
    <w:p w14:paraId="664501E7" w14:textId="72D8BBF4" w:rsidR="00DE02A2" w:rsidRDefault="0076475F" w:rsidP="0076475F">
      <w:r w:rsidRPr="0076475F">
        <w:t>Havsörnen söker sin föda i första hand vid vatten</w:t>
      </w:r>
      <w:r w:rsidR="00AF05E1">
        <w:t xml:space="preserve">. </w:t>
      </w:r>
      <w:r w:rsidR="000A60CE" w:rsidRPr="0076475F">
        <w:t xml:space="preserve">Under häckningstid utgörs födan </w:t>
      </w:r>
      <w:proofErr w:type="gramStart"/>
      <w:r w:rsidR="000A60CE" w:rsidRPr="0076475F">
        <w:t>framförallt</w:t>
      </w:r>
      <w:proofErr w:type="gramEnd"/>
      <w:r w:rsidR="000A60CE" w:rsidRPr="0076475F">
        <w:t xml:space="preserve"> av fisk och sjöfågel, men vintertid är även däggdjurskadaver en viktig födokälla</w:t>
      </w:r>
      <w:r w:rsidR="000A60CE">
        <w:t xml:space="preserve"> (</w:t>
      </w:r>
      <w:r w:rsidR="000A60CE" w:rsidRPr="0076475F">
        <w:t>framförallt i norra Sverige</w:t>
      </w:r>
      <w:r w:rsidR="000A60CE">
        <w:t>)</w:t>
      </w:r>
      <w:r w:rsidR="000A60CE" w:rsidRPr="0076475F">
        <w:t xml:space="preserve">. </w:t>
      </w:r>
      <w:r w:rsidR="000A60CE">
        <w:t>Havsörnen</w:t>
      </w:r>
      <w:r w:rsidR="00AF05E1">
        <w:t xml:space="preserve"> </w:t>
      </w:r>
      <w:r w:rsidRPr="0076475F">
        <w:t xml:space="preserve">häckar därmed i anslutning till kuster, sjöar och vattendrag. </w:t>
      </w:r>
      <w:r w:rsidR="00AF05E1">
        <w:t>I Sverige byggs b</w:t>
      </w:r>
      <w:r w:rsidRPr="0076475F">
        <w:t xml:space="preserve">oet nästan uteslutande i träd, oftast grövre tallar. Häckningen sker gärna på öar men ibland även ganska långt ifrån vatten. </w:t>
      </w:r>
    </w:p>
    <w:p w14:paraId="12803854" w14:textId="77777777" w:rsidR="00244685" w:rsidRDefault="0076475F" w:rsidP="0076475F">
      <w:r w:rsidRPr="0076475F">
        <w:t>Havsörnspare</w:t>
      </w:r>
      <w:r w:rsidR="00DE02A2">
        <w:t xml:space="preserve">n </w:t>
      </w:r>
      <w:r w:rsidRPr="0076475F">
        <w:t>lever i livslånga förhållanden</w:t>
      </w:r>
      <w:r w:rsidR="008463D6">
        <w:t xml:space="preserve">. De </w:t>
      </w:r>
      <w:r w:rsidRPr="0076475F">
        <w:t>har ofta flera bon som kan användas inom samma revir</w:t>
      </w:r>
      <w:r w:rsidR="008463D6">
        <w:t xml:space="preserve"> men </w:t>
      </w:r>
      <w:r w:rsidRPr="0076475F">
        <w:t xml:space="preserve">använder mestadels ett av </w:t>
      </w:r>
      <w:r w:rsidR="00DE02A2">
        <w:t xml:space="preserve">sina </w:t>
      </w:r>
      <w:r w:rsidRPr="0076475F">
        <w:t>bo</w:t>
      </w:r>
      <w:r w:rsidR="00DE02A2">
        <w:t>n</w:t>
      </w:r>
      <w:r w:rsidRPr="0076475F">
        <w:t xml:space="preserve">. </w:t>
      </w:r>
      <w:r w:rsidR="0091449F">
        <w:t>Havsörnarna</w:t>
      </w:r>
      <w:r w:rsidRPr="0076475F">
        <w:t xml:space="preserve"> häckar vanligen första gången under sitt sjätte kalenderår och lägger en kull om året </w:t>
      </w:r>
      <w:r w:rsidR="0091449F">
        <w:t>med</w:t>
      </w:r>
      <w:r w:rsidRPr="0076475F">
        <w:t xml:space="preserve"> 1-3 ägg. Både häckningsfrekvensen och ungöverlevnaden är hög. </w:t>
      </w:r>
    </w:p>
    <w:p w14:paraId="217813C9" w14:textId="388EF31E" w:rsidR="0076475F" w:rsidRPr="0076475F" w:rsidRDefault="0076475F" w:rsidP="0076475F">
      <w:r w:rsidRPr="0076475F">
        <w:t>Häckande havsörnar i södra och mellersta Sverige är vanligen stannfåglar</w:t>
      </w:r>
      <w:r w:rsidR="00C46802">
        <w:t>,</w:t>
      </w:r>
      <w:r w:rsidRPr="0076475F">
        <w:t xml:space="preserve"> medan yngre fåglar och </w:t>
      </w:r>
      <w:r w:rsidR="007364C8">
        <w:t>N</w:t>
      </w:r>
      <w:r w:rsidRPr="0076475F">
        <w:t>orrlandshäcka</w:t>
      </w:r>
      <w:r w:rsidR="007364C8">
        <w:t>nde fåglar</w:t>
      </w:r>
      <w:r w:rsidRPr="0076475F">
        <w:t xml:space="preserve"> övervintrar i södra Sverige eller norra Europa. Under vintern uppehåller sig också havsörnar från Finland och Ryssland i södra Sverige (SLU Artdatabanken</w:t>
      </w:r>
      <w:r w:rsidR="00244685">
        <w:t>,</w:t>
      </w:r>
      <w:r w:rsidRPr="0076475F">
        <w:t xml:space="preserve"> 2021). </w:t>
      </w:r>
    </w:p>
    <w:p w14:paraId="1470BB70" w14:textId="19B290B8" w:rsidR="0076475F" w:rsidRPr="0076475F" w:rsidRDefault="0076475F" w:rsidP="00B81481">
      <w:r w:rsidRPr="0076475F">
        <w:lastRenderedPageBreak/>
        <w:t xml:space="preserve">Efter att tidigare </w:t>
      </w:r>
      <w:r w:rsidR="00006F74">
        <w:t xml:space="preserve">ha </w:t>
      </w:r>
      <w:r w:rsidRPr="0076475F">
        <w:t>varit försvunnen i stora delar av landet häckar havsörnen numera de flesta landskap igen. Högst tätheter finns längs Östersjökusten samt vid större sjöar som Vänern och Mälaren</w:t>
      </w:r>
      <w:r w:rsidR="00673D12">
        <w:t>. T</w:t>
      </w:r>
      <w:r w:rsidRPr="0076475F">
        <w:t>ätheterna är lägre i de sydvästra delarna av Sverige samt i Norrland (SLU Artdatabanken</w:t>
      </w:r>
      <w:r w:rsidR="00673D12">
        <w:t>,</w:t>
      </w:r>
      <w:r w:rsidRPr="0076475F">
        <w:t xml:space="preserve"> 2021). </w:t>
      </w:r>
    </w:p>
    <w:p w14:paraId="6CBD5713" w14:textId="77777777" w:rsidR="00ED26EC" w:rsidRDefault="00ED26EC" w:rsidP="00523813">
      <w:pPr>
        <w:pStyle w:val="Heading2"/>
      </w:pPr>
      <w:bookmarkStart w:id="17" w:name="_Toc517959143"/>
      <w:bookmarkStart w:id="18" w:name="_Toc128145574"/>
      <w:r w:rsidRPr="00D837A0">
        <w:t>Vindkraftens påverkan på örn</w:t>
      </w:r>
      <w:bookmarkEnd w:id="17"/>
      <w:bookmarkEnd w:id="18"/>
    </w:p>
    <w:p w14:paraId="36C2724F" w14:textId="1E0CBDA1" w:rsidR="00ED26EC" w:rsidRDefault="00CE2A51" w:rsidP="00CE2A51">
      <w:r w:rsidRPr="00CE2A51">
        <w:t xml:space="preserve">Vindkraftsutbyggnad kan ha tre huvudsakliga typer av </w:t>
      </w:r>
      <w:r w:rsidR="00202254">
        <w:t>effekter</w:t>
      </w:r>
      <w:r w:rsidRPr="00CE2A51">
        <w:t xml:space="preserve"> på örnar: kollisionsrisk, störning och habitatförlust.</w:t>
      </w:r>
      <w:r w:rsidR="004B13AB">
        <w:t xml:space="preserve"> </w:t>
      </w:r>
    </w:p>
    <w:p w14:paraId="5CA804A8" w14:textId="77777777" w:rsidR="00DC5789" w:rsidRDefault="00C41F55" w:rsidP="00523813">
      <w:pPr>
        <w:pStyle w:val="Rubrik3ejnr"/>
      </w:pPr>
      <w:r>
        <w:t>Risk för k</w:t>
      </w:r>
      <w:r w:rsidR="00DC5789">
        <w:t>ollisioner med vindkraft</w:t>
      </w:r>
      <w:r>
        <w:t>verk</w:t>
      </w:r>
    </w:p>
    <w:p w14:paraId="34C79792" w14:textId="77777777" w:rsidR="00DC5789" w:rsidRDefault="00DC5789" w:rsidP="00DC5789">
      <w:r>
        <w:t>Flertalet studier som behandlar kollisionsrisker för fåglar med landbaserade vindkraftverk dra</w:t>
      </w:r>
      <w:r w:rsidR="00A17E37">
        <w:t>r</w:t>
      </w:r>
      <w:r>
        <w:t xml:space="preserve"> slutsatsen att risken för kollisioner i regel är liten eller försumbar. Större rovfåglar som örnar, har dock visat stor dödlighet genom kollisioner vid ett antal större vindkraftsparker i områden med hög revirtäthet, t</w:t>
      </w:r>
      <w:r w:rsidR="00C41F55">
        <w:t xml:space="preserve">ill </w:t>
      </w:r>
      <w:r>
        <w:t>ex</w:t>
      </w:r>
      <w:r w:rsidR="00C41F55">
        <w:t>empel</w:t>
      </w:r>
      <w:r>
        <w:t xml:space="preserve"> </w:t>
      </w:r>
      <w:proofErr w:type="spellStart"/>
      <w:r>
        <w:t>Altamont</w:t>
      </w:r>
      <w:proofErr w:type="spellEnd"/>
      <w:r>
        <w:t xml:space="preserve"> Pass </w:t>
      </w:r>
      <w:proofErr w:type="spellStart"/>
      <w:r>
        <w:t>Wind</w:t>
      </w:r>
      <w:proofErr w:type="spellEnd"/>
      <w:r>
        <w:t xml:space="preserve"> </w:t>
      </w:r>
      <w:proofErr w:type="spellStart"/>
      <w:r>
        <w:t>Resource</w:t>
      </w:r>
      <w:proofErr w:type="spellEnd"/>
      <w:r>
        <w:t xml:space="preserve"> Area i Kalifornien (kungsörn) och ön </w:t>
      </w:r>
      <w:proofErr w:type="spellStart"/>
      <w:r>
        <w:t>Smøla</w:t>
      </w:r>
      <w:proofErr w:type="spellEnd"/>
      <w:r>
        <w:t xml:space="preserve"> i Norge (havsörn).</w:t>
      </w:r>
      <w:r w:rsidR="004B13AB">
        <w:t xml:space="preserve"> </w:t>
      </w:r>
    </w:p>
    <w:p w14:paraId="680E7D26" w14:textId="77777777" w:rsidR="00DC5789" w:rsidRDefault="00DC5789" w:rsidP="00DC5789">
      <w:r>
        <w:t xml:space="preserve">Rovfåglar utnyttjar ofta uppåtvindar som bildas över höga landskapsstrukturer samt rör sig längs höjdryggar. Lokalisering av vindkraft på sådana platser kan innebära en ökad risk för kollisioner. Kungsörnarna i </w:t>
      </w:r>
      <w:proofErr w:type="spellStart"/>
      <w:r>
        <w:t>Vindvals</w:t>
      </w:r>
      <w:proofErr w:type="spellEnd"/>
      <w:r>
        <w:t xml:space="preserve"> studier undvek </w:t>
      </w:r>
      <w:proofErr w:type="spellStart"/>
      <w:r>
        <w:t>nordvända</w:t>
      </w:r>
      <w:proofErr w:type="spellEnd"/>
      <w:r>
        <w:t xml:space="preserve"> branter, och författarna drar slutsatsen att nordsluttningar och höglänta platåer med tät ungskog troligtvis kan lämpa sig väl för vindkraftsexploatering med låg risk för kungsörn, så länge vindkraftverken placeras minst 50 m från de branta partierna (</w:t>
      </w:r>
      <w:proofErr w:type="spellStart"/>
      <w:r>
        <w:t>Hipkiss</w:t>
      </w:r>
      <w:proofErr w:type="spellEnd"/>
      <w:r>
        <w:t xml:space="preserve"> </w:t>
      </w:r>
      <w:proofErr w:type="gramStart"/>
      <w:r>
        <w:t>m</w:t>
      </w:r>
      <w:r w:rsidR="00C41F55">
        <w:t>.</w:t>
      </w:r>
      <w:r>
        <w:t>fl</w:t>
      </w:r>
      <w:r w:rsidR="00C41F55">
        <w:t>.</w:t>
      </w:r>
      <w:proofErr w:type="gramEnd"/>
      <w:r w:rsidR="00C41F55">
        <w:t>,</w:t>
      </w:r>
      <w:r>
        <w:t xml:space="preserve"> 2013</w:t>
      </w:r>
      <w:r w:rsidR="00C41F55">
        <w:t>;</w:t>
      </w:r>
      <w:r>
        <w:t xml:space="preserve"> Singh m</w:t>
      </w:r>
      <w:r w:rsidR="00C41F55">
        <w:t>.</w:t>
      </w:r>
      <w:r>
        <w:t>fl</w:t>
      </w:r>
      <w:r w:rsidR="00C41F55">
        <w:t>.,</w:t>
      </w:r>
      <w:r>
        <w:t xml:space="preserve"> 2017).</w:t>
      </w:r>
      <w:r w:rsidR="004B13AB">
        <w:t xml:space="preserve"> </w:t>
      </w:r>
    </w:p>
    <w:p w14:paraId="0EE41517" w14:textId="77777777" w:rsidR="00DC5789" w:rsidRDefault="00DC5789" w:rsidP="00DC5789">
      <w:r>
        <w:t>Placering av vindkraftsanläggningar är generellt en viktig faktor för att undvika kollisioner (</w:t>
      </w:r>
      <w:proofErr w:type="spellStart"/>
      <w:r>
        <w:t>Bernhold</w:t>
      </w:r>
      <w:proofErr w:type="spellEnd"/>
      <w:r w:rsidR="00C41F55">
        <w:t>,</w:t>
      </w:r>
      <w:r>
        <w:t xml:space="preserve"> 2010). Att vindparken är fri från slaktrester bidrar också till att hålla örnar borta från området (Rydell </w:t>
      </w:r>
      <w:proofErr w:type="gramStart"/>
      <w:r>
        <w:t>m</w:t>
      </w:r>
      <w:r w:rsidR="00C41F55">
        <w:t>.</w:t>
      </w:r>
      <w:r>
        <w:t>fl</w:t>
      </w:r>
      <w:r w:rsidR="00C41F55">
        <w:t>.</w:t>
      </w:r>
      <w:proofErr w:type="gramEnd"/>
      <w:r w:rsidR="00C41F55">
        <w:t>,</w:t>
      </w:r>
      <w:r>
        <w:t xml:space="preserve"> 2017). </w:t>
      </w:r>
    </w:p>
    <w:p w14:paraId="5F09D79D" w14:textId="0F5B76F1" w:rsidR="00CE2A51" w:rsidRDefault="00DC5789" w:rsidP="00DC5789">
      <w:r>
        <w:t xml:space="preserve">Singh </w:t>
      </w:r>
      <w:proofErr w:type="gramStart"/>
      <w:r>
        <w:t>m</w:t>
      </w:r>
      <w:r w:rsidR="00C41F55">
        <w:t>.</w:t>
      </w:r>
      <w:r>
        <w:t>fl</w:t>
      </w:r>
      <w:r w:rsidR="00C41F55">
        <w:t>.</w:t>
      </w:r>
      <w:proofErr w:type="gramEnd"/>
      <w:r>
        <w:t xml:space="preserve"> </w:t>
      </w:r>
      <w:r w:rsidR="00C41F55">
        <w:t>(</w:t>
      </w:r>
      <w:r>
        <w:t>2017</w:t>
      </w:r>
      <w:r w:rsidR="00C41F55">
        <w:t>)</w:t>
      </w:r>
      <w:r>
        <w:t xml:space="preserve"> undersökte kungsörnars flyttningsmönster och visade att kungsörnarna kunde genomföra förhållandevis långa flyttnings- och vandringsrörelser från sina hemområden. Eftersom kungsörnar kan flyga på höjder som innebär kollisionsrisk med vindkraftverk när de flyttar, trycker författarna på vikten av att det inför vindkraftsexploateringar </w:t>
      </w:r>
      <w:r w:rsidR="00A17E37">
        <w:t xml:space="preserve">inte endast </w:t>
      </w:r>
      <w:r>
        <w:t>genomförs studier av örn i häckningstid utan även under perioder då örnar brukar flytta, d</w:t>
      </w:r>
      <w:r w:rsidR="008108E4">
        <w:t xml:space="preserve">et vill säga </w:t>
      </w:r>
      <w:r>
        <w:t>oktober-november samt mars-april (</w:t>
      </w:r>
      <w:proofErr w:type="spellStart"/>
      <w:r>
        <w:t>Hipkiss</w:t>
      </w:r>
      <w:proofErr w:type="spellEnd"/>
      <w:r>
        <w:t xml:space="preserve"> </w:t>
      </w:r>
      <w:proofErr w:type="gramStart"/>
      <w:r>
        <w:t>m</w:t>
      </w:r>
      <w:r w:rsidR="008108E4">
        <w:t>.</w:t>
      </w:r>
      <w:r>
        <w:t>fl</w:t>
      </w:r>
      <w:r w:rsidR="008108E4">
        <w:t>.</w:t>
      </w:r>
      <w:proofErr w:type="gramEnd"/>
      <w:r w:rsidR="008108E4">
        <w:t>,</w:t>
      </w:r>
      <w:r>
        <w:t xml:space="preserve"> 2013). För flyttande kungsörn finns det dock inte något som tyder på att dödligheten vid vindkraftverk är särskilt hög i Sverige (Rydell </w:t>
      </w:r>
      <w:proofErr w:type="gramStart"/>
      <w:r>
        <w:t>m</w:t>
      </w:r>
      <w:r w:rsidR="00C41F55">
        <w:t>.</w:t>
      </w:r>
      <w:r>
        <w:t>fl</w:t>
      </w:r>
      <w:r w:rsidR="00C41F55">
        <w:t>.</w:t>
      </w:r>
      <w:proofErr w:type="gramEnd"/>
      <w:r w:rsidR="00C41F55">
        <w:t>,</w:t>
      </w:r>
      <w:r>
        <w:t xml:space="preserve"> 2017).</w:t>
      </w:r>
      <w:r w:rsidR="00140CB8">
        <w:t xml:space="preserve"> </w:t>
      </w:r>
    </w:p>
    <w:p w14:paraId="42EEAB35" w14:textId="731227E5" w:rsidR="00140CB8" w:rsidRPr="004333C9" w:rsidRDefault="00140CB8" w:rsidP="00DC5789">
      <w:r w:rsidRPr="004333C9">
        <w:t xml:space="preserve">Enligt den europeiska fyndstatistiken har betydligt fler havsörnar än kungsörnar påträffats döda vid vindkraftsverk. Även om det saknas exakt statistik för svenska förhållanden är fördelningen säkerligen likvärdig </w:t>
      </w:r>
      <w:r w:rsidR="00C7599D" w:rsidRPr="004333C9">
        <w:t>i Sverige</w:t>
      </w:r>
      <w:r w:rsidRPr="004333C9">
        <w:t>. Anledning</w:t>
      </w:r>
      <w:r w:rsidR="004333C9" w:rsidRPr="004333C9">
        <w:t>arna</w:t>
      </w:r>
      <w:r w:rsidRPr="004333C9">
        <w:t xml:space="preserve"> till </w:t>
      </w:r>
      <w:r w:rsidR="00C7599D" w:rsidRPr="004333C9">
        <w:t>att</w:t>
      </w:r>
      <w:r w:rsidRPr="004333C9">
        <w:t xml:space="preserve"> fler havsörnar än kungsörnar hittas döda i anslutning till vindkraftsverk är sannolikt flera</w:t>
      </w:r>
      <w:r w:rsidR="004333C9" w:rsidRPr="004333C9">
        <w:t xml:space="preserve"> olika</w:t>
      </w:r>
      <w:r w:rsidRPr="004333C9">
        <w:t xml:space="preserve">. Dels finns det fler havsörnar än kungsörnar i vår del av världen och det kan också ha skett fler vindkraftsetableringar i miljöer där havsörnar vistas. Möjligen kan även rent beteendemässiga skillnader vara iblandade (Rydell </w:t>
      </w:r>
      <w:proofErr w:type="gramStart"/>
      <w:r w:rsidRPr="004333C9">
        <w:t>m.fl.</w:t>
      </w:r>
      <w:proofErr w:type="gramEnd"/>
      <w:r w:rsidRPr="004333C9">
        <w:t>, 2017).</w:t>
      </w:r>
      <w:r w:rsidR="004333C9">
        <w:t xml:space="preserve"> </w:t>
      </w:r>
    </w:p>
    <w:p w14:paraId="17A18E16" w14:textId="77777777" w:rsidR="00297210" w:rsidRPr="00D837A0" w:rsidRDefault="00297210" w:rsidP="00523813">
      <w:pPr>
        <w:pStyle w:val="Rubrik3ejnr"/>
      </w:pPr>
      <w:bookmarkStart w:id="19" w:name="_Toc484693560"/>
      <w:bookmarkStart w:id="20" w:name="_Toc517959145"/>
      <w:r w:rsidRPr="00D837A0">
        <w:t>Störning</w:t>
      </w:r>
      <w:bookmarkEnd w:id="19"/>
      <w:bookmarkEnd w:id="20"/>
    </w:p>
    <w:p w14:paraId="2BD4929F" w14:textId="77777777" w:rsidR="00297210" w:rsidRPr="00D837A0" w:rsidRDefault="00297210" w:rsidP="00297210">
      <w:r w:rsidRPr="00D837A0">
        <w:t>Fåglar kan störas av vindkraftverk på olika sätt, dels genom den direkta störning som vindkraftverken i sig själva innebär, dels genom ökad mänsklig aktivitet. Störningen varierar kraftigt mellan arter. Få studier visar att störning skulle ha någon större effekt på rovfåglar (</w:t>
      </w:r>
      <w:proofErr w:type="spellStart"/>
      <w:r w:rsidRPr="00D837A0">
        <w:t>Madders</w:t>
      </w:r>
      <w:proofErr w:type="spellEnd"/>
      <w:r w:rsidRPr="00D837A0">
        <w:t xml:space="preserve"> &amp; Whitfield</w:t>
      </w:r>
      <w:r w:rsidR="00523813">
        <w:t>,</w:t>
      </w:r>
      <w:r w:rsidRPr="00D837A0">
        <w:t xml:space="preserve"> 2006). </w:t>
      </w:r>
    </w:p>
    <w:p w14:paraId="1509B32F" w14:textId="77777777" w:rsidR="00297210" w:rsidRPr="00D837A0" w:rsidRDefault="00297210" w:rsidP="00297210">
      <w:r w:rsidRPr="00D837A0">
        <w:t xml:space="preserve">I opåverkade landskap kan nya vägdragningar leda till att fler jägare och människor </w:t>
      </w:r>
      <w:r>
        <w:t xml:space="preserve">i allmänhet </w:t>
      </w:r>
      <w:r w:rsidRPr="00D837A0">
        <w:t xml:space="preserve">kommer ut i området. Detta kan störa örnarna direkt och även minska bytesmängden i reviret. </w:t>
      </w:r>
    </w:p>
    <w:p w14:paraId="302BC840" w14:textId="63A87A19" w:rsidR="00297210" w:rsidRPr="00D837A0" w:rsidRDefault="00297210" w:rsidP="00297210">
      <w:r w:rsidRPr="00D837A0">
        <w:lastRenderedPageBreak/>
        <w:t xml:space="preserve">Under häckningsperioden (februari-juli) är </w:t>
      </w:r>
      <w:r w:rsidR="00BA24A8">
        <w:t>örnar</w:t>
      </w:r>
      <w:r w:rsidRPr="00D837A0">
        <w:t xml:space="preserve"> känslig</w:t>
      </w:r>
      <w:r w:rsidR="00BA24A8">
        <w:t>a</w:t>
      </w:r>
      <w:r w:rsidRPr="00D837A0">
        <w:t xml:space="preserve"> för störningar nära boplatsen. Risken för att störning ska leda till misslyckad häckning är </w:t>
      </w:r>
      <w:r w:rsidR="00A17E37">
        <w:t>som</w:t>
      </w:r>
      <w:r w:rsidRPr="00D837A0">
        <w:t xml:space="preserve"> störst under den period då fåglarna ligger på ägg. Det har visats att störningar har påverkat kungsörnars beteende och produktivitet (</w:t>
      </w:r>
      <w:proofErr w:type="spellStart"/>
      <w:r w:rsidRPr="00D837A0">
        <w:t>Bernhold</w:t>
      </w:r>
      <w:proofErr w:type="spellEnd"/>
      <w:r w:rsidR="00523813">
        <w:t>,</w:t>
      </w:r>
      <w:r w:rsidRPr="00D837A0">
        <w:t xml:space="preserve"> 2010). </w:t>
      </w:r>
    </w:p>
    <w:p w14:paraId="1AADFF3E" w14:textId="77777777" w:rsidR="00297210" w:rsidRDefault="00297210" w:rsidP="00297210">
      <w:r w:rsidRPr="00D837A0">
        <w:t xml:space="preserve">I Singh </w:t>
      </w:r>
      <w:proofErr w:type="gramStart"/>
      <w:r w:rsidRPr="00D837A0">
        <w:t>m.fl.</w:t>
      </w:r>
      <w:proofErr w:type="gramEnd"/>
      <w:r w:rsidRPr="00D837A0">
        <w:t xml:space="preserve"> </w:t>
      </w:r>
      <w:r w:rsidR="00523813">
        <w:t>(</w:t>
      </w:r>
      <w:r w:rsidRPr="00D837A0">
        <w:t>2017</w:t>
      </w:r>
      <w:r w:rsidR="00523813">
        <w:t>)</w:t>
      </w:r>
      <w:r w:rsidRPr="00D837A0">
        <w:t xml:space="preserve">, en studie över örnarnas rörelsemönster och häckningsframgång vid befintlig park Stor-Rotliden, har man dock inte kunnat konstatera någon negativ påverkan avseende häckning, eller att någon örn dödats av vindkraftverken. Detta trots att reviret ligger i direkt anslutning till </w:t>
      </w:r>
      <w:r w:rsidR="00A17E37">
        <w:t>vindkraft</w:t>
      </w:r>
      <w:r w:rsidRPr="00D837A0">
        <w:t>parken. Döda örnar har däremot konstaterats av andra orsaker.</w:t>
      </w:r>
    </w:p>
    <w:p w14:paraId="2025A5A6" w14:textId="77777777" w:rsidR="0029415D" w:rsidRDefault="0029415D" w:rsidP="00523813">
      <w:pPr>
        <w:pStyle w:val="Rubrik3ejnr"/>
      </w:pPr>
      <w:r>
        <w:t>Habitatförlust</w:t>
      </w:r>
    </w:p>
    <w:p w14:paraId="5F5086A7" w14:textId="77777777" w:rsidR="0029415D" w:rsidRDefault="0029415D" w:rsidP="0029415D">
      <w:r>
        <w:t xml:space="preserve">Få studier finns av hur vindkraftsetableringar påverkar fåglars habitat. De studier som finns pekar på att effekterna i öppna landskap är små och att många arter häckar nära vindkraftverk. Habitatförlust kan ske antingen genom förlust av häckningsmiljöer eller genom förlust av jaktområden. Det produktionsinriktade skogsbruket som bedrivs på större delen av Sveriges </w:t>
      </w:r>
      <w:proofErr w:type="spellStart"/>
      <w:r>
        <w:t>skogsbeklädda</w:t>
      </w:r>
      <w:proofErr w:type="spellEnd"/>
      <w:r>
        <w:t xml:space="preserve"> ytor gör att få träd blir äldre än avverkningsmogen ålder, vilket skapar brist på lämpliga </w:t>
      </w:r>
      <w:proofErr w:type="spellStart"/>
      <w:r>
        <w:t>boträd</w:t>
      </w:r>
      <w:proofErr w:type="spellEnd"/>
      <w:r>
        <w:t xml:space="preserve"> för havs- och kungsörn. Den mest uppenbara habitatförlusten är om boplatsen skulle förstöras genom att exempelvis </w:t>
      </w:r>
      <w:proofErr w:type="spellStart"/>
      <w:r>
        <w:t>boträdet</w:t>
      </w:r>
      <w:proofErr w:type="spellEnd"/>
      <w:r>
        <w:t xml:space="preserve"> huggs ned. I övrigt kan störning och habitatförlust i många fall vara svåra att åtskilja. </w:t>
      </w:r>
    </w:p>
    <w:p w14:paraId="2F4A9B19" w14:textId="77777777" w:rsidR="00E073AF" w:rsidRDefault="00825271" w:rsidP="00752A9C">
      <w:pPr>
        <w:pStyle w:val="Heading2"/>
      </w:pPr>
      <w:bookmarkStart w:id="21" w:name="_Toc128145575"/>
      <w:r>
        <w:t>Allmänna r</w:t>
      </w:r>
      <w:r w:rsidR="00E073AF">
        <w:t>ekommendationer</w:t>
      </w:r>
      <w:bookmarkEnd w:id="21"/>
    </w:p>
    <w:p w14:paraId="5C2CCD2C" w14:textId="77777777" w:rsidR="00C20768" w:rsidRDefault="00E073AF" w:rsidP="00E073AF">
      <w:r>
        <w:t xml:space="preserve">I </w:t>
      </w:r>
      <w:proofErr w:type="spellStart"/>
      <w:r>
        <w:t>Vindvals</w:t>
      </w:r>
      <w:proofErr w:type="spellEnd"/>
      <w:r>
        <w:t xml:space="preserve"> syntesrapport </w:t>
      </w:r>
      <w:r w:rsidR="00F6107B">
        <w:t>(</w:t>
      </w:r>
      <w:r>
        <w:t>2011</w:t>
      </w:r>
      <w:r w:rsidR="00F6107B">
        <w:t>)</w:t>
      </w:r>
      <w:r>
        <w:t xml:space="preserve"> om vindkraftens effekter på fåglar och fladdermöss rekommenderas en buffertzon på 2–3 km från havsörns- och kungsörnsbon samt naturliga koncentrationer med mer än 10 havsörnar eller 5 kungsörnar, inom vilken man bör överväga mer detaljerade undersökningar för att kunna anpassa en utbyggnad. Syntesrapporten påpekar dock att zonerna inte är vetenskapligt baserade avstånd inom vilka en eventuell exploatering alltid får negativa konsekvenser, eller omvänt att det utanför detta avstånd inte finns några risker för negativ påverkan (Rydell </w:t>
      </w:r>
      <w:proofErr w:type="gramStart"/>
      <w:r>
        <w:t>m</w:t>
      </w:r>
      <w:r w:rsidR="00C20768">
        <w:t>.</w:t>
      </w:r>
      <w:r>
        <w:t>fl</w:t>
      </w:r>
      <w:r w:rsidR="00C20768">
        <w:t>.</w:t>
      </w:r>
      <w:proofErr w:type="gramEnd"/>
      <w:r w:rsidR="00C20768">
        <w:t>,</w:t>
      </w:r>
      <w:r>
        <w:t xml:space="preserve"> 2011). </w:t>
      </w:r>
    </w:p>
    <w:p w14:paraId="3DC7E893" w14:textId="77777777" w:rsidR="00E073AF" w:rsidRDefault="00E073AF" w:rsidP="00E073AF">
      <w:r>
        <w:t xml:space="preserve">I </w:t>
      </w:r>
      <w:proofErr w:type="spellStart"/>
      <w:r>
        <w:t>Vindvals</w:t>
      </w:r>
      <w:proofErr w:type="spellEnd"/>
      <w:r>
        <w:t xml:space="preserve"> uppdaterade syntesrapport om vindkraftens effekter på fåglar och fladdermöss </w:t>
      </w:r>
      <w:r w:rsidR="00DA3212">
        <w:t xml:space="preserve">(Rydell </w:t>
      </w:r>
      <w:proofErr w:type="gramStart"/>
      <w:r w:rsidR="00DA3212">
        <w:t>m.fl.</w:t>
      </w:r>
      <w:proofErr w:type="gramEnd"/>
      <w:r w:rsidR="00DA3212">
        <w:t xml:space="preserve">, 2017) </w:t>
      </w:r>
      <w:r>
        <w:t>behålls rekommendationerna om en 2–3 km skyddszon kring boplatser för kungsörn i norra Sveriges skogslandskap, inom vilken inte vindkraft bör byggas. I de nya rekommendationerna inkluderas s</w:t>
      </w:r>
      <w:r w:rsidR="00C20768">
        <w:t>å</w:t>
      </w:r>
      <w:r>
        <w:t xml:space="preserve"> k</w:t>
      </w:r>
      <w:r w:rsidR="00C20768">
        <w:t>allade</w:t>
      </w:r>
      <w:r>
        <w:t xml:space="preserve"> alternativbon när kända sådana finns och rekommendationen är att alternativbon ska ges samma skydd som aktiva kungsörnsbon. Inom ett område av 6 km radie kring kungsörnsbon rekommenderas att byggnation av vindkraft undviks i specifika miljöer där kungsörnar spenderar mer tid. Inom 6 km radie kring kungsörnsbon bör vindkraft ej byggas närmare än 50 meter från branta bergsryggar, sluttningar och branter där uppvindar ofta bildas. Vidare bör inte byggnation av vindkraft ske i bestånd av skog med högre generella naturvärden (naturvärdesklass 1, 2 eller 3, SS 199000:2014), eller i sammanhängande äldre uppvuxna skogsområden med stort inslag av </w:t>
      </w:r>
      <w:proofErr w:type="spellStart"/>
      <w:r>
        <w:t>lavrik</w:t>
      </w:r>
      <w:proofErr w:type="spellEnd"/>
      <w:r>
        <w:t xml:space="preserve"> mark. Samtidigt bedöms det som möjligt med vindkraftsetablering i de miljöer som inte föredras av kungsörn, även inom 6 km från kända boplatser (Rydell </w:t>
      </w:r>
      <w:proofErr w:type="gramStart"/>
      <w:r>
        <w:t>m</w:t>
      </w:r>
      <w:r w:rsidR="00C20768">
        <w:t>.</w:t>
      </w:r>
      <w:r>
        <w:t>fl</w:t>
      </w:r>
      <w:r w:rsidR="00C20768">
        <w:t>.</w:t>
      </w:r>
      <w:proofErr w:type="gramEnd"/>
      <w:r w:rsidR="00C20768">
        <w:t>,</w:t>
      </w:r>
      <w:r>
        <w:t xml:space="preserve"> 2017). </w:t>
      </w:r>
    </w:p>
    <w:p w14:paraId="39323634" w14:textId="39AB4C45" w:rsidR="00E073AF" w:rsidRDefault="00E073AF" w:rsidP="00E073AF">
      <w:proofErr w:type="spellStart"/>
      <w:r>
        <w:t>Hipkiss</w:t>
      </w:r>
      <w:proofErr w:type="spellEnd"/>
      <w:r>
        <w:t xml:space="preserve"> </w:t>
      </w:r>
      <w:proofErr w:type="gramStart"/>
      <w:r>
        <w:t>m</w:t>
      </w:r>
      <w:r w:rsidR="00C20768">
        <w:t>.</w:t>
      </w:r>
      <w:r>
        <w:t>fl</w:t>
      </w:r>
      <w:r w:rsidR="00C20768">
        <w:t>.</w:t>
      </w:r>
      <w:proofErr w:type="gramEnd"/>
      <w:r>
        <w:t xml:space="preserve"> </w:t>
      </w:r>
      <w:r w:rsidR="00C20768">
        <w:t>(</w:t>
      </w:r>
      <w:r>
        <w:t>2013</w:t>
      </w:r>
      <w:r w:rsidR="00C20768">
        <w:t>)</w:t>
      </w:r>
      <w:r>
        <w:t xml:space="preserve"> och Singh m</w:t>
      </w:r>
      <w:r w:rsidR="00C20768">
        <w:t>.</w:t>
      </w:r>
      <w:r>
        <w:t>fl</w:t>
      </w:r>
      <w:r w:rsidR="00C20768">
        <w:t>.</w:t>
      </w:r>
      <w:r>
        <w:t xml:space="preserve"> </w:t>
      </w:r>
      <w:r w:rsidR="00C20768">
        <w:t>(</w:t>
      </w:r>
      <w:r>
        <w:t>2017</w:t>
      </w:r>
      <w:r w:rsidR="00C20768">
        <w:t>)</w:t>
      </w:r>
      <w:r>
        <w:t xml:space="preserve"> ange</w:t>
      </w:r>
      <w:r w:rsidR="00C20768">
        <w:t>r</w:t>
      </w:r>
      <w:r>
        <w:t xml:space="preserve"> att det kärnområde där respektive örn uppehåller sig mest inom sitt hemområde sällan var centrerat kring boplatsen. Det kan bero på att de bästa jaktmarkerna, där kungsörnarna uppehåller sig mest, kan ligga långt från en lämplig boplats. </w:t>
      </w:r>
      <w:proofErr w:type="spellStart"/>
      <w:r>
        <w:t>Hipkiss</w:t>
      </w:r>
      <w:proofErr w:type="spellEnd"/>
      <w:r>
        <w:t xml:space="preserve"> </w:t>
      </w:r>
      <w:proofErr w:type="gramStart"/>
      <w:r>
        <w:t>m</w:t>
      </w:r>
      <w:r w:rsidR="00C20768">
        <w:t>.</w:t>
      </w:r>
      <w:r>
        <w:t>fl</w:t>
      </w:r>
      <w:r w:rsidR="00C20768">
        <w:t>.</w:t>
      </w:r>
      <w:proofErr w:type="gramEnd"/>
      <w:r>
        <w:t xml:space="preserve"> </w:t>
      </w:r>
      <w:r w:rsidR="00C20768">
        <w:t xml:space="preserve">(2013) och Singh m.fl. (2017) </w:t>
      </w:r>
      <w:r>
        <w:t xml:space="preserve">anser att en cirkelrund buffertzon kan vara otillräcklig som skyddsmetod och att buffertzonen istället bör anpassas efter hur örnarna använder sina hemområden ur biotopsynpunkt. Rydell </w:t>
      </w:r>
      <w:proofErr w:type="gramStart"/>
      <w:r>
        <w:t>m</w:t>
      </w:r>
      <w:r w:rsidR="00B10A26">
        <w:t>.</w:t>
      </w:r>
      <w:r>
        <w:t>fl</w:t>
      </w:r>
      <w:r w:rsidR="00B10A26">
        <w:t>.</w:t>
      </w:r>
      <w:proofErr w:type="gramEnd"/>
      <w:r>
        <w:t xml:space="preserve"> </w:t>
      </w:r>
      <w:r w:rsidR="00DC1F1C">
        <w:t xml:space="preserve">(2017) </w:t>
      </w:r>
      <w:r>
        <w:t xml:space="preserve">ställer sig </w:t>
      </w:r>
      <w:r w:rsidR="00DC1F1C">
        <w:t xml:space="preserve">dock </w:t>
      </w:r>
      <w:r>
        <w:t xml:space="preserve">i den uppdaterade syntesrapporten skeptiska till en anpassning av skyddszonernas utformning efter hur </w:t>
      </w:r>
      <w:r w:rsidR="00FE4E21">
        <w:t>kungs</w:t>
      </w:r>
      <w:r>
        <w:t xml:space="preserve">örnar observerats använda området. Rydell </w:t>
      </w:r>
      <w:proofErr w:type="gramStart"/>
      <w:r>
        <w:t>m</w:t>
      </w:r>
      <w:r w:rsidR="00B10A26">
        <w:t>.</w:t>
      </w:r>
      <w:r>
        <w:t>fl</w:t>
      </w:r>
      <w:r w:rsidR="00B10A26">
        <w:t>.</w:t>
      </w:r>
      <w:proofErr w:type="gramEnd"/>
      <w:r>
        <w:t xml:space="preserve"> anser att skyddszoner som anpassas exakt efter örnarnas rörelser, sannolikt inte leder till bättre skydd för örnarna i skogsdominerade områden i norra Sverige. Detta då de bästa jaktmarkerna kan variera stort i </w:t>
      </w:r>
      <w:r>
        <w:lastRenderedPageBreak/>
        <w:t xml:space="preserve">geografisk spridning mellan åren när förändringar i landskapet sker genom </w:t>
      </w:r>
      <w:r w:rsidR="00751153">
        <w:t>exempelvis</w:t>
      </w:r>
      <w:r>
        <w:t xml:space="preserve"> uppkomst av nya hyggen samt igenväxning av hyggen. Sammantaget gör denna osäkerhet att Rydell </w:t>
      </w:r>
      <w:proofErr w:type="gramStart"/>
      <w:r>
        <w:t>m</w:t>
      </w:r>
      <w:r w:rsidR="00825271">
        <w:t>.</w:t>
      </w:r>
      <w:r>
        <w:t>fl</w:t>
      </w:r>
      <w:r w:rsidR="00825271">
        <w:t>.</w:t>
      </w:r>
      <w:proofErr w:type="gramEnd"/>
      <w:r>
        <w:t xml:space="preserve"> inte rekommenderar detaljerade studier av varje enskilt </w:t>
      </w:r>
      <w:proofErr w:type="spellStart"/>
      <w:r w:rsidR="005F372B">
        <w:t>kungs</w:t>
      </w:r>
      <w:r>
        <w:t>örnpars</w:t>
      </w:r>
      <w:proofErr w:type="spellEnd"/>
      <w:r>
        <w:t xml:space="preserve"> rörelser i områden där vindkraft planeras (Rydell m</w:t>
      </w:r>
      <w:r w:rsidR="00DD247A">
        <w:t>.</w:t>
      </w:r>
      <w:r>
        <w:t>fl</w:t>
      </w:r>
      <w:r w:rsidR="00DD247A">
        <w:t>.,</w:t>
      </w:r>
      <w:r>
        <w:t xml:space="preserve"> 2017). </w:t>
      </w:r>
    </w:p>
    <w:p w14:paraId="7B99C93B" w14:textId="00849AB5" w:rsidR="00000FA5" w:rsidRPr="00000FA5" w:rsidRDefault="00000FA5" w:rsidP="00E073AF">
      <w:r w:rsidRPr="00000FA5">
        <w:rPr>
          <w:szCs w:val="22"/>
        </w:rPr>
        <w:t xml:space="preserve">För havsörn är det däremot rimligt med viss anpassning av utformningen av skyddszoner utifrån omgivande geografi och örnarnas rörelser. Havsörnar jagar främst i blöta miljöer och därför kan man i vissa fall tänka sig att minska storleken och anpassa utformningen på̊ skyddszonerna åt håll från bon där inga blöta miljöer finns inom rimligt avstånd </w:t>
      </w:r>
      <w:r w:rsidRPr="00000FA5">
        <w:t xml:space="preserve">(Rydell </w:t>
      </w:r>
      <w:proofErr w:type="gramStart"/>
      <w:r w:rsidRPr="00000FA5">
        <w:t>m.fl.</w:t>
      </w:r>
      <w:proofErr w:type="gramEnd"/>
      <w:r w:rsidRPr="00000FA5">
        <w:t>, 2017)</w:t>
      </w:r>
      <w:r w:rsidRPr="00000FA5">
        <w:rPr>
          <w:szCs w:val="22"/>
        </w:rPr>
        <w:t xml:space="preserve">. </w:t>
      </w:r>
    </w:p>
    <w:p w14:paraId="56564AD2" w14:textId="77777777" w:rsidR="00C21CA9" w:rsidRPr="00263F49" w:rsidRDefault="00C21CA9" w:rsidP="00241D1C">
      <w:pPr>
        <w:pStyle w:val="Heading2"/>
        <w:rPr>
          <w:color w:val="auto"/>
        </w:rPr>
      </w:pPr>
      <w:bookmarkStart w:id="22" w:name="_Toc517959147"/>
      <w:bookmarkStart w:id="23" w:name="_Toc128145576"/>
      <w:r w:rsidRPr="00263F49">
        <w:rPr>
          <w:color w:val="auto"/>
        </w:rPr>
        <w:t xml:space="preserve">Tidigare kunskap om örn </w:t>
      </w:r>
      <w:bookmarkEnd w:id="22"/>
      <w:r w:rsidR="00C47EEB" w:rsidRPr="00263F49">
        <w:rPr>
          <w:color w:val="auto"/>
        </w:rPr>
        <w:t>i utredningsområdet</w:t>
      </w:r>
      <w:bookmarkEnd w:id="23"/>
    </w:p>
    <w:p w14:paraId="22B8F7E2" w14:textId="4619A7AD" w:rsidR="00263F49" w:rsidRPr="00263F49" w:rsidRDefault="00C21CA9" w:rsidP="00241D1C">
      <w:pPr>
        <w:rPr>
          <w:color w:val="FF0000"/>
        </w:rPr>
      </w:pPr>
      <w:r w:rsidRPr="00C21CA9">
        <w:rPr>
          <w:color w:val="FF0000"/>
        </w:rPr>
        <w:t>Beskriv kunskapsläget, datum för kontakter med person från Kungsörnsgrupp/Projekt Havsörn samt vad som framkommit vid eventuellt uttag från</w:t>
      </w:r>
      <w:r w:rsidR="00000FA5">
        <w:rPr>
          <w:color w:val="FF0000"/>
        </w:rPr>
        <w:t xml:space="preserve"> SLU </w:t>
      </w:r>
      <w:proofErr w:type="spellStart"/>
      <w:r w:rsidRPr="00C21CA9">
        <w:rPr>
          <w:color w:val="FF0000"/>
        </w:rPr>
        <w:t>ArtDatabanken</w:t>
      </w:r>
      <w:proofErr w:type="spellEnd"/>
      <w:r w:rsidRPr="00C21CA9">
        <w:rPr>
          <w:color w:val="FF0000"/>
        </w:rPr>
        <w:t>.</w:t>
      </w:r>
      <w:r w:rsidR="00263F49">
        <w:rPr>
          <w:color w:val="FF0000"/>
        </w:rPr>
        <w:t xml:space="preserve"> </w:t>
      </w:r>
    </w:p>
    <w:p w14:paraId="5A54E237" w14:textId="77777777" w:rsidR="00CE356E" w:rsidRDefault="00CE356E" w:rsidP="00241D1C">
      <w:r>
        <w:br w:type="page"/>
      </w:r>
    </w:p>
    <w:p w14:paraId="05774A06" w14:textId="77777777" w:rsidR="00CE356E" w:rsidRDefault="00CE356E" w:rsidP="00CE356E">
      <w:pPr>
        <w:pStyle w:val="Heading1"/>
      </w:pPr>
      <w:bookmarkStart w:id="24" w:name="_Toc517959148"/>
      <w:bookmarkStart w:id="25" w:name="_Toc128145577"/>
      <w:r w:rsidRPr="008C1768">
        <w:lastRenderedPageBreak/>
        <w:t>Metod</w:t>
      </w:r>
      <w:bookmarkEnd w:id="24"/>
      <w:r w:rsidR="0069186F">
        <w:t xml:space="preserve"> och genomförande</w:t>
      </w:r>
      <w:bookmarkEnd w:id="25"/>
    </w:p>
    <w:p w14:paraId="4C5F8D30" w14:textId="77777777" w:rsidR="00144EC2" w:rsidRPr="00144EC2" w:rsidRDefault="00144EC2" w:rsidP="00144EC2">
      <w:pPr>
        <w:pStyle w:val="Heading2"/>
      </w:pPr>
      <w:bookmarkStart w:id="26" w:name="_Toc128145578"/>
      <w:r>
        <w:t>Metodbeskrivning</w:t>
      </w:r>
      <w:bookmarkEnd w:id="26"/>
    </w:p>
    <w:p w14:paraId="08B84F72" w14:textId="07FECCBB" w:rsidR="007F417C" w:rsidRDefault="00AA4253" w:rsidP="00CE356E">
      <w:r>
        <w:t>Spelflyktsi</w:t>
      </w:r>
      <w:r w:rsidR="008A25C8">
        <w:t xml:space="preserve">nventeringen </w:t>
      </w:r>
      <w:r>
        <w:t xml:space="preserve">av örnar </w:t>
      </w:r>
      <w:r w:rsidR="008A25C8">
        <w:t xml:space="preserve">utfördes </w:t>
      </w:r>
      <w:r w:rsidR="007F417C">
        <w:t>inom utredningsområdet</w:t>
      </w:r>
      <w:r w:rsidR="007F417C" w:rsidRPr="00052340">
        <w:t xml:space="preserve"> </w:t>
      </w:r>
      <w:r w:rsidR="001424D3">
        <w:t>(</w:t>
      </w:r>
      <w:r w:rsidR="001424D3" w:rsidRPr="001424D3">
        <w:rPr>
          <w:color w:val="FF0000"/>
        </w:rPr>
        <w:t xml:space="preserve">figur </w:t>
      </w:r>
      <w:r w:rsidR="001424D3">
        <w:rPr>
          <w:color w:val="FF0000"/>
        </w:rPr>
        <w:t>1</w:t>
      </w:r>
      <w:r w:rsidR="001424D3">
        <w:t xml:space="preserve">) </w:t>
      </w:r>
      <w:r w:rsidR="007F417C">
        <w:t xml:space="preserve">under perioden </w:t>
      </w:r>
      <w:r w:rsidR="00C74153" w:rsidRPr="00C428B0">
        <w:rPr>
          <w:color w:val="808080" w:themeColor="background1" w:themeShade="80"/>
        </w:rPr>
        <w:t>{{</w:t>
      </w:r>
      <w:proofErr w:type="spellStart"/>
      <w:r w:rsidR="00B67689" w:rsidRPr="00C428B0">
        <w:rPr>
          <w:color w:val="808080" w:themeColor="background1" w:themeShade="80"/>
        </w:rPr>
        <w:t>DayMonthStr</w:t>
      </w:r>
      <w:proofErr w:type="spellEnd"/>
      <w:r w:rsidR="00C74153" w:rsidRPr="00C428B0">
        <w:rPr>
          <w:color w:val="808080" w:themeColor="background1" w:themeShade="80"/>
        </w:rPr>
        <w:t>}}</w:t>
      </w:r>
      <w:r w:rsidR="00986184" w:rsidRPr="00270CB9">
        <w:rPr>
          <w:color w:val="FF0000"/>
        </w:rPr>
        <w:t xml:space="preserve"> </w:t>
      </w:r>
      <w:r w:rsidR="00B67689" w:rsidRPr="00C428B0">
        <w:rPr>
          <w:color w:val="808080" w:themeColor="background1" w:themeShade="80"/>
        </w:rPr>
        <w:t>{{År}}</w:t>
      </w:r>
      <w:r w:rsidR="00B67689">
        <w:t xml:space="preserve"> </w:t>
      </w:r>
      <w:r w:rsidR="00986184" w:rsidRPr="00052340">
        <w:t>(</w:t>
      </w:r>
      <w:r w:rsidR="00986184">
        <w:t xml:space="preserve">se detaljer i </w:t>
      </w:r>
      <w:r w:rsidR="00986184" w:rsidRPr="00052340">
        <w:t xml:space="preserve">tabell </w:t>
      </w:r>
      <w:r w:rsidR="00986184" w:rsidRPr="00234FF7">
        <w:rPr>
          <w:color w:val="FF0000"/>
        </w:rPr>
        <w:t>1</w:t>
      </w:r>
      <w:r w:rsidR="00986184" w:rsidRPr="00052340">
        <w:t>)</w:t>
      </w:r>
      <w:r w:rsidR="00986184">
        <w:t xml:space="preserve">. </w:t>
      </w:r>
    </w:p>
    <w:p w14:paraId="21CC7633" w14:textId="77777777" w:rsidR="0000619B" w:rsidRDefault="00CE356E" w:rsidP="00CE356E">
      <w:r w:rsidRPr="00052340">
        <w:t xml:space="preserve">Den använda inventeringsmetoden rekommenderas av föreningen Örn-72. Metoden finns beskriven på föreningens hemsida </w:t>
      </w:r>
      <w:r w:rsidR="002B4B49">
        <w:t xml:space="preserve">(Örn-72, </w:t>
      </w:r>
      <w:r w:rsidR="001037A3">
        <w:t>2018</w:t>
      </w:r>
      <w:r w:rsidR="002B4B49">
        <w:t>).</w:t>
      </w:r>
      <w:r w:rsidR="000254FF">
        <w:t xml:space="preserve"> </w:t>
      </w:r>
      <w:r w:rsidRPr="00052340">
        <w:t xml:space="preserve">Den lämpligaste tiden för inventering av kungsörn är under februari–mars, då fåglarna regelbundet går </w:t>
      </w:r>
      <w:r>
        <w:t>upp på</w:t>
      </w:r>
      <w:r w:rsidRPr="00052340">
        <w:t xml:space="preserve"> höjd och markerar revir genom att </w:t>
      </w:r>
      <w:proofErr w:type="spellStart"/>
      <w:r w:rsidRPr="00052340">
        <w:t>spelflyga</w:t>
      </w:r>
      <w:proofErr w:type="spellEnd"/>
      <w:r w:rsidRPr="00052340">
        <w:t>, dels vid tilltänkta boplatser dels vid gränser för aktuella revir.</w:t>
      </w:r>
      <w:r>
        <w:t xml:space="preserve"> </w:t>
      </w:r>
    </w:p>
    <w:p w14:paraId="3BDF3554" w14:textId="2DD82B78" w:rsidR="004D5C89" w:rsidRDefault="004D5C89" w:rsidP="004D5C89">
      <w:pPr>
        <w:pStyle w:val="Tabellbeskr"/>
      </w:pPr>
      <w:r w:rsidRPr="00464816">
        <w:rPr>
          <w:b/>
          <w:bCs/>
        </w:rPr>
        <w:t xml:space="preserve">Tabell </w:t>
      </w:r>
      <w:r w:rsidRPr="00986184">
        <w:rPr>
          <w:b/>
          <w:bCs/>
          <w:color w:val="FF0000"/>
        </w:rPr>
        <w:t>1</w:t>
      </w:r>
      <w:r w:rsidRPr="00464816">
        <w:rPr>
          <w:b/>
          <w:bCs/>
        </w:rPr>
        <w:t>.</w:t>
      </w:r>
      <w:r w:rsidRPr="001B443B">
        <w:t xml:space="preserve"> </w:t>
      </w:r>
      <w:r>
        <w:t xml:space="preserve">Inventeringsplatser </w:t>
      </w:r>
      <w:r w:rsidRPr="001B443B">
        <w:t xml:space="preserve">och väderförhållanden vid inventering av </w:t>
      </w:r>
      <w:r>
        <w:t xml:space="preserve">örn vid </w:t>
      </w:r>
      <w:r w:rsidR="00B67689" w:rsidRPr="00C428B0">
        <w:rPr>
          <w:color w:val="808080" w:themeColor="background1" w:themeShade="80"/>
        </w:rPr>
        <w:t>{{Titel}}</w:t>
      </w:r>
      <w:r w:rsidRPr="003A48E1">
        <w:rPr>
          <w:color w:val="auto"/>
        </w:rPr>
        <w:t xml:space="preserve"> i </w:t>
      </w:r>
      <w:r w:rsidR="003A48E1" w:rsidRPr="00C428B0">
        <w:rPr>
          <w:color w:val="808080" w:themeColor="background1" w:themeShade="80"/>
        </w:rPr>
        <w:t>{{DayMonthStr}}</w:t>
      </w:r>
      <w:r w:rsidRPr="004928BF">
        <w:rPr>
          <w:color w:val="FF0000"/>
        </w:rPr>
        <w:t xml:space="preserve"> </w:t>
      </w:r>
      <w:r w:rsidR="003A48E1" w:rsidRPr="00C428B0">
        <w:rPr>
          <w:color w:val="808080" w:themeColor="background1" w:themeShade="80"/>
        </w:rPr>
        <w:t>{{År}}</w:t>
      </w:r>
      <w:r>
        <w:t xml:space="preserve">. </w:t>
      </w:r>
      <w:r w:rsidR="00B73299" w:rsidRPr="00986184">
        <w:rPr>
          <w:i/>
          <w:iCs/>
        </w:rPr>
        <w:t>Tid</w:t>
      </w:r>
      <w:r w:rsidR="00986184">
        <w:t xml:space="preserve"> </w:t>
      </w:r>
      <w:r w:rsidR="00B73299">
        <w:t xml:space="preserve">avser tiden på plats vid observationspunkten i utredningsområdet. </w:t>
      </w:r>
      <w:r w:rsidR="009B168C" w:rsidRPr="00986184">
        <w:rPr>
          <w:i/>
          <w:iCs/>
        </w:rPr>
        <w:t>O.p.</w:t>
      </w:r>
      <w:r>
        <w:t xml:space="preserve"> avser </w:t>
      </w:r>
      <w:r w:rsidR="00986184">
        <w:t xml:space="preserve">de </w:t>
      </w:r>
      <w:r>
        <w:t>använda observation</w:t>
      </w:r>
      <w:r w:rsidR="009B168C">
        <w:t>punkter</w:t>
      </w:r>
      <w:r w:rsidR="00986184">
        <w:t>na,</w:t>
      </w:r>
      <w:r>
        <w:t xml:space="preserve"> vilka finns markerade i </w:t>
      </w:r>
      <w:r w:rsidRPr="004928BF">
        <w:rPr>
          <w:color w:val="FF0000"/>
        </w:rPr>
        <w:t>figur 2</w:t>
      </w:r>
      <w:r>
        <w:t xml:space="preserve">. </w:t>
      </w:r>
      <w:r w:rsidR="00AB015A" w:rsidRPr="00986184">
        <w:rPr>
          <w:i/>
          <w:iCs/>
          <w:color w:val="auto"/>
        </w:rPr>
        <w:t>Inv</w:t>
      </w:r>
      <w:r w:rsidR="00AB015A" w:rsidRPr="00953C51">
        <w:rPr>
          <w:color w:val="auto"/>
        </w:rPr>
        <w:t>.</w:t>
      </w:r>
      <w:r w:rsidR="00986184">
        <w:rPr>
          <w:color w:val="auto"/>
        </w:rPr>
        <w:t xml:space="preserve"> </w:t>
      </w:r>
      <w:r w:rsidR="00AB015A">
        <w:rPr>
          <w:color w:val="auto"/>
        </w:rPr>
        <w:t xml:space="preserve">avser </w:t>
      </w:r>
      <w:r w:rsidR="00AB015A" w:rsidRPr="00953C51">
        <w:rPr>
          <w:color w:val="auto"/>
        </w:rPr>
        <w:t xml:space="preserve">inventeraren som gjort observationen </w:t>
      </w:r>
      <w:r w:rsidR="00AB015A" w:rsidRPr="006C6AB9">
        <w:rPr>
          <w:color w:val="auto"/>
        </w:rPr>
        <w:t>(</w:t>
      </w:r>
      <w:r w:rsidR="003A48E1" w:rsidRPr="00852F74">
        <w:rPr>
          <w:color w:val="808080" w:themeColor="background1" w:themeShade="80"/>
        </w:rPr>
        <w:t>{{</w:t>
      </w:r>
      <w:r w:rsidR="000A727A" w:rsidRPr="00852F74">
        <w:rPr>
          <w:color w:val="808080" w:themeColor="background1" w:themeShade="80"/>
        </w:rPr>
        <w:t>Full_init</w:t>
      </w:r>
      <w:r w:rsidR="003A48E1" w:rsidRPr="00852F74">
        <w:rPr>
          <w:color w:val="808080" w:themeColor="background1" w:themeShade="80"/>
        </w:rPr>
        <w:t>}}</w:t>
      </w:r>
      <w:r w:rsidR="000A727A" w:rsidRPr="00852F74">
        <w:rPr>
          <w:color w:val="808080" w:themeColor="background1" w:themeShade="80"/>
        </w:rPr>
        <w:t xml:space="preserve"> </w:t>
      </w:r>
      <w:r w:rsidR="00986184" w:rsidRPr="00852F74">
        <w:rPr>
          <w:color w:val="auto"/>
        </w:rPr>
        <w:t>=</w:t>
      </w:r>
      <w:r w:rsidR="000A727A">
        <w:rPr>
          <w:color w:val="FF0000"/>
        </w:rPr>
        <w:t xml:space="preserve"> </w:t>
      </w:r>
      <w:r w:rsidR="000A727A" w:rsidRPr="00852F74">
        <w:rPr>
          <w:color w:val="808080" w:themeColor="background1" w:themeShade="80"/>
        </w:rPr>
        <w:t>{{</w:t>
      </w:r>
      <w:r w:rsidR="00C97D17" w:rsidRPr="00852F74">
        <w:rPr>
          <w:color w:val="808080" w:themeColor="background1" w:themeShade="80"/>
        </w:rPr>
        <w:t>Fältpersonal</w:t>
      </w:r>
      <w:r w:rsidR="000A727A" w:rsidRPr="00852F74">
        <w:rPr>
          <w:color w:val="808080" w:themeColor="background1" w:themeShade="80"/>
        </w:rPr>
        <w:t>}}</w:t>
      </w:r>
      <w:r w:rsidR="00AB015A" w:rsidRPr="00953C51">
        <w:rPr>
          <w:color w:val="auto"/>
        </w:rPr>
        <w:t xml:space="preserve">). </w:t>
      </w:r>
      <w:r w:rsidRPr="00986184">
        <w:rPr>
          <w:i/>
          <w:iCs/>
        </w:rPr>
        <w:t>N och E</w:t>
      </w:r>
      <w:r>
        <w:t xml:space="preserve"> avser observationspunkternas koordinater (nord och öst, Sweref 99 TM). </w:t>
      </w:r>
    </w:p>
    <w:tbl>
      <w:tblPr>
        <w:tblStyle w:val="TableGrid"/>
        <w:tblW w:w="906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794"/>
        <w:gridCol w:w="761"/>
        <w:gridCol w:w="567"/>
        <w:gridCol w:w="561"/>
        <w:gridCol w:w="964"/>
        <w:gridCol w:w="850"/>
        <w:gridCol w:w="2444"/>
        <w:gridCol w:w="2126"/>
      </w:tblGrid>
      <w:tr w:rsidR="00AB015A" w:rsidRPr="009B16CE" w14:paraId="3E896B17" w14:textId="77777777" w:rsidTr="001424D3">
        <w:trPr>
          <w:trHeight w:val="453"/>
          <w:tblHeader/>
        </w:trPr>
        <w:tc>
          <w:tcPr>
            <w:tcW w:w="794" w:type="dxa"/>
            <w:shd w:val="clear" w:color="auto" w:fill="D9D9D9" w:themeFill="background1" w:themeFillShade="D9"/>
            <w:vAlign w:val="center"/>
          </w:tcPr>
          <w:p w14:paraId="7D0DB732" w14:textId="77777777" w:rsidR="00AB015A" w:rsidRPr="009B16CE" w:rsidRDefault="00AB015A" w:rsidP="001424D3">
            <w:pPr>
              <w:pStyle w:val="Tabell0"/>
              <w:rPr>
                <w:b/>
                <w:bCs/>
                <w:lang w:eastAsia="sv-SE"/>
              </w:rPr>
            </w:pPr>
            <w:r w:rsidRPr="009B16CE">
              <w:rPr>
                <w:b/>
                <w:bCs/>
                <w:lang w:eastAsia="sv-SE"/>
              </w:rPr>
              <w:t>Datum</w:t>
            </w:r>
          </w:p>
        </w:tc>
        <w:tc>
          <w:tcPr>
            <w:tcW w:w="761" w:type="dxa"/>
            <w:shd w:val="clear" w:color="auto" w:fill="D9D9D9" w:themeFill="background1" w:themeFillShade="D9"/>
            <w:vAlign w:val="center"/>
          </w:tcPr>
          <w:p w14:paraId="1239F7A5" w14:textId="77777777" w:rsidR="00AB015A" w:rsidRPr="009B16CE" w:rsidRDefault="00AB015A" w:rsidP="001424D3">
            <w:pPr>
              <w:pStyle w:val="Tabell0"/>
              <w:rPr>
                <w:b/>
                <w:bCs/>
                <w:lang w:eastAsia="sv-SE"/>
              </w:rPr>
            </w:pPr>
            <w:r w:rsidRPr="009B16CE">
              <w:rPr>
                <w:b/>
                <w:bCs/>
                <w:lang w:eastAsia="sv-SE"/>
              </w:rPr>
              <w:t>Tid</w:t>
            </w:r>
          </w:p>
        </w:tc>
        <w:tc>
          <w:tcPr>
            <w:tcW w:w="567" w:type="dxa"/>
            <w:shd w:val="clear" w:color="auto" w:fill="D9D9D9" w:themeFill="background1" w:themeFillShade="D9"/>
            <w:vAlign w:val="center"/>
          </w:tcPr>
          <w:p w14:paraId="54DE3FCB" w14:textId="77777777" w:rsidR="00AB015A" w:rsidRPr="009B16CE" w:rsidRDefault="00AB015A" w:rsidP="001424D3">
            <w:pPr>
              <w:pStyle w:val="Tabell0"/>
              <w:rPr>
                <w:b/>
                <w:bCs/>
                <w:lang w:eastAsia="sv-SE"/>
              </w:rPr>
            </w:pPr>
            <w:proofErr w:type="spellStart"/>
            <w:r>
              <w:rPr>
                <w:b/>
                <w:bCs/>
                <w:lang w:eastAsia="sv-SE"/>
              </w:rPr>
              <w:t>O.p</w:t>
            </w:r>
            <w:proofErr w:type="spellEnd"/>
            <w:r>
              <w:rPr>
                <w:b/>
                <w:bCs/>
                <w:lang w:eastAsia="sv-SE"/>
              </w:rPr>
              <w:t>.</w:t>
            </w:r>
          </w:p>
        </w:tc>
        <w:tc>
          <w:tcPr>
            <w:tcW w:w="561" w:type="dxa"/>
            <w:shd w:val="clear" w:color="auto" w:fill="D9D9D9" w:themeFill="background1" w:themeFillShade="D9"/>
            <w:vAlign w:val="center"/>
          </w:tcPr>
          <w:p w14:paraId="6D423A31" w14:textId="77777777" w:rsidR="00AB015A" w:rsidRDefault="00AB015A" w:rsidP="001424D3">
            <w:pPr>
              <w:pStyle w:val="Tabell0"/>
              <w:rPr>
                <w:b/>
                <w:bCs/>
                <w:lang w:eastAsia="sv-SE"/>
              </w:rPr>
            </w:pPr>
            <w:r>
              <w:rPr>
                <w:b/>
                <w:bCs/>
                <w:lang w:eastAsia="sv-SE"/>
              </w:rPr>
              <w:t>Inv.</w:t>
            </w:r>
          </w:p>
        </w:tc>
        <w:tc>
          <w:tcPr>
            <w:tcW w:w="964" w:type="dxa"/>
            <w:shd w:val="clear" w:color="auto" w:fill="D9D9D9" w:themeFill="background1" w:themeFillShade="D9"/>
            <w:vAlign w:val="center"/>
          </w:tcPr>
          <w:p w14:paraId="20BF55C6" w14:textId="77777777" w:rsidR="00AB015A" w:rsidRPr="009B16CE" w:rsidRDefault="00AB015A" w:rsidP="001424D3">
            <w:pPr>
              <w:pStyle w:val="Tabell0"/>
              <w:rPr>
                <w:b/>
                <w:bCs/>
                <w:lang w:eastAsia="sv-SE"/>
              </w:rPr>
            </w:pPr>
            <w:r>
              <w:rPr>
                <w:b/>
                <w:bCs/>
                <w:lang w:eastAsia="sv-SE"/>
              </w:rPr>
              <w:t>N</w:t>
            </w:r>
          </w:p>
        </w:tc>
        <w:tc>
          <w:tcPr>
            <w:tcW w:w="850" w:type="dxa"/>
            <w:shd w:val="clear" w:color="auto" w:fill="D9D9D9" w:themeFill="background1" w:themeFillShade="D9"/>
            <w:vAlign w:val="center"/>
          </w:tcPr>
          <w:p w14:paraId="674A5D07" w14:textId="77777777" w:rsidR="00AB015A" w:rsidRPr="009B16CE" w:rsidRDefault="00AB015A" w:rsidP="001424D3">
            <w:pPr>
              <w:pStyle w:val="Tabell0"/>
              <w:rPr>
                <w:b/>
                <w:bCs/>
                <w:lang w:eastAsia="sv-SE"/>
              </w:rPr>
            </w:pPr>
            <w:r>
              <w:rPr>
                <w:b/>
                <w:bCs/>
                <w:lang w:eastAsia="sv-SE"/>
              </w:rPr>
              <w:t>E</w:t>
            </w:r>
          </w:p>
        </w:tc>
        <w:tc>
          <w:tcPr>
            <w:tcW w:w="2444" w:type="dxa"/>
            <w:shd w:val="clear" w:color="auto" w:fill="D9D9D9" w:themeFill="background1" w:themeFillShade="D9"/>
            <w:vAlign w:val="center"/>
          </w:tcPr>
          <w:p w14:paraId="2ADFB60D" w14:textId="77777777" w:rsidR="00AB015A" w:rsidRPr="009B16CE" w:rsidRDefault="00AB015A" w:rsidP="001424D3">
            <w:pPr>
              <w:pStyle w:val="Tabell0"/>
              <w:rPr>
                <w:b/>
                <w:bCs/>
                <w:lang w:eastAsia="sv-SE"/>
              </w:rPr>
            </w:pPr>
            <w:r>
              <w:rPr>
                <w:b/>
                <w:bCs/>
                <w:lang w:eastAsia="sv-SE"/>
              </w:rPr>
              <w:t>Väderlek</w:t>
            </w:r>
          </w:p>
        </w:tc>
        <w:tc>
          <w:tcPr>
            <w:tcW w:w="2126" w:type="dxa"/>
            <w:shd w:val="clear" w:color="auto" w:fill="D9D9D9" w:themeFill="background1" w:themeFillShade="D9"/>
            <w:vAlign w:val="center"/>
          </w:tcPr>
          <w:p w14:paraId="6357E8C3" w14:textId="77777777" w:rsidR="00AB015A" w:rsidRPr="009B16CE" w:rsidRDefault="00AB015A" w:rsidP="001424D3">
            <w:pPr>
              <w:pStyle w:val="Tabell0"/>
              <w:rPr>
                <w:b/>
                <w:bCs/>
                <w:lang w:eastAsia="sv-SE"/>
              </w:rPr>
            </w:pPr>
            <w:r w:rsidRPr="009B16CE">
              <w:rPr>
                <w:b/>
                <w:bCs/>
                <w:lang w:eastAsia="sv-SE"/>
              </w:rPr>
              <w:t>Kommentar</w:t>
            </w:r>
          </w:p>
        </w:tc>
      </w:tr>
      <w:tr w:rsidR="001424D3" w:rsidRPr="009B16CE" w14:paraId="3E9D57A4" w14:textId="77777777" w:rsidTr="001424D3">
        <w:tc>
          <w:tcPr>
            <w:tcW w:w="794" w:type="dxa"/>
          </w:tcPr>
          <w:p w14:paraId="50BDE3D7" w14:textId="60BF99C6" w:rsidR="001424D3" w:rsidRPr="009B16CE" w:rsidRDefault="001424D3" w:rsidP="001424D3">
            <w:pPr>
              <w:pStyle w:val="Tabell0"/>
              <w:rPr>
                <w:lang w:eastAsia="sv-SE"/>
              </w:rPr>
            </w:pPr>
            <w:r>
              <w:rPr>
                <w:color w:val="FF0000"/>
                <w:lang w:eastAsia="sv-SE"/>
              </w:rPr>
              <w:t>10</w:t>
            </w:r>
            <w:r w:rsidRPr="003C321A">
              <w:rPr>
                <w:color w:val="FF0000"/>
                <w:lang w:eastAsia="sv-SE"/>
              </w:rPr>
              <w:t>/</w:t>
            </w:r>
            <w:r>
              <w:rPr>
                <w:color w:val="FF0000"/>
                <w:lang w:eastAsia="sv-SE"/>
              </w:rPr>
              <w:t>3</w:t>
            </w:r>
            <w:r w:rsidRPr="003C321A">
              <w:rPr>
                <w:color w:val="FF0000"/>
                <w:lang w:eastAsia="sv-SE"/>
              </w:rPr>
              <w:t xml:space="preserve"> </w:t>
            </w:r>
            <w:r w:rsidRPr="003C321A">
              <w:rPr>
                <w:lang w:eastAsia="sv-SE"/>
              </w:rPr>
              <w:t>20</w:t>
            </w:r>
            <w:r>
              <w:rPr>
                <w:color w:val="FF0000"/>
                <w:lang w:eastAsia="sv-SE"/>
              </w:rPr>
              <w:t>ÅÅ</w:t>
            </w:r>
          </w:p>
        </w:tc>
        <w:tc>
          <w:tcPr>
            <w:tcW w:w="761" w:type="dxa"/>
          </w:tcPr>
          <w:p w14:paraId="1FDA8234" w14:textId="317B2B8E" w:rsidR="001424D3" w:rsidRPr="009B16CE" w:rsidRDefault="001424D3" w:rsidP="001424D3">
            <w:pPr>
              <w:pStyle w:val="Tabell0"/>
              <w:rPr>
                <w:lang w:eastAsia="sv-SE"/>
              </w:rPr>
            </w:pPr>
            <w:r>
              <w:rPr>
                <w:color w:val="FF0000"/>
                <w:lang w:eastAsia="sv-SE"/>
              </w:rPr>
              <w:t>09</w:t>
            </w:r>
            <w:r w:rsidRPr="003C321A">
              <w:rPr>
                <w:color w:val="FF0000"/>
                <w:lang w:eastAsia="sv-SE"/>
              </w:rPr>
              <w:t>:</w:t>
            </w:r>
            <w:r>
              <w:rPr>
                <w:color w:val="FF0000"/>
                <w:lang w:eastAsia="sv-SE"/>
              </w:rPr>
              <w:t>25-</w:t>
            </w:r>
            <w:r w:rsidRPr="003C321A">
              <w:rPr>
                <w:color w:val="FF0000"/>
                <w:lang w:eastAsia="sv-SE"/>
              </w:rPr>
              <w:t>1</w:t>
            </w:r>
            <w:r>
              <w:rPr>
                <w:color w:val="FF0000"/>
                <w:lang w:eastAsia="sv-SE"/>
              </w:rPr>
              <w:t>2</w:t>
            </w:r>
            <w:r w:rsidRPr="003C321A">
              <w:rPr>
                <w:color w:val="FF0000"/>
                <w:lang w:eastAsia="sv-SE"/>
              </w:rPr>
              <w:t>:</w:t>
            </w:r>
            <w:r>
              <w:rPr>
                <w:color w:val="FF0000"/>
                <w:lang w:eastAsia="sv-SE"/>
              </w:rPr>
              <w:t>25</w:t>
            </w:r>
          </w:p>
        </w:tc>
        <w:tc>
          <w:tcPr>
            <w:tcW w:w="567" w:type="dxa"/>
          </w:tcPr>
          <w:p w14:paraId="1CC1C93A" w14:textId="5D42AC45" w:rsidR="001424D3" w:rsidRPr="009B16CE" w:rsidRDefault="001424D3" w:rsidP="001424D3">
            <w:pPr>
              <w:pStyle w:val="Tabell0"/>
              <w:rPr>
                <w:lang w:eastAsia="sv-SE"/>
              </w:rPr>
            </w:pPr>
            <w:r w:rsidRPr="003C321A">
              <w:rPr>
                <w:color w:val="FF0000"/>
                <w:lang w:eastAsia="sv-SE"/>
              </w:rPr>
              <w:t>A</w:t>
            </w:r>
          </w:p>
        </w:tc>
        <w:tc>
          <w:tcPr>
            <w:tcW w:w="561" w:type="dxa"/>
          </w:tcPr>
          <w:p w14:paraId="515182B9" w14:textId="61D7AA0E" w:rsidR="001424D3" w:rsidRPr="009B16CE" w:rsidRDefault="001424D3" w:rsidP="001424D3">
            <w:pPr>
              <w:pStyle w:val="Tabell0"/>
              <w:rPr>
                <w:lang w:eastAsia="sv-SE"/>
              </w:rPr>
            </w:pPr>
            <w:r>
              <w:rPr>
                <w:color w:val="FF0000"/>
              </w:rPr>
              <w:t>EL</w:t>
            </w:r>
          </w:p>
        </w:tc>
        <w:tc>
          <w:tcPr>
            <w:tcW w:w="964" w:type="dxa"/>
          </w:tcPr>
          <w:p w14:paraId="3F10C614" w14:textId="29A3D6DF" w:rsidR="001424D3" w:rsidRPr="009B16CE" w:rsidRDefault="001424D3" w:rsidP="001424D3">
            <w:pPr>
              <w:pStyle w:val="Tabell0"/>
              <w:rPr>
                <w:lang w:eastAsia="sv-SE"/>
              </w:rPr>
            </w:pPr>
            <w:proofErr w:type="gramStart"/>
            <w:r w:rsidRPr="003C321A">
              <w:rPr>
                <w:color w:val="FF0000"/>
              </w:rPr>
              <w:t>6591913</w:t>
            </w:r>
            <w:proofErr w:type="gramEnd"/>
          </w:p>
        </w:tc>
        <w:tc>
          <w:tcPr>
            <w:tcW w:w="850" w:type="dxa"/>
          </w:tcPr>
          <w:p w14:paraId="018BC310" w14:textId="0D76DF30" w:rsidR="001424D3" w:rsidRPr="009B16CE" w:rsidRDefault="001424D3" w:rsidP="001424D3">
            <w:pPr>
              <w:pStyle w:val="Tabell0"/>
              <w:rPr>
                <w:lang w:eastAsia="sv-SE"/>
              </w:rPr>
            </w:pPr>
            <w:proofErr w:type="gramStart"/>
            <w:r w:rsidRPr="003C321A">
              <w:rPr>
                <w:color w:val="FF0000"/>
              </w:rPr>
              <w:t>461031</w:t>
            </w:r>
            <w:proofErr w:type="gramEnd"/>
          </w:p>
        </w:tc>
        <w:tc>
          <w:tcPr>
            <w:tcW w:w="2444" w:type="dxa"/>
          </w:tcPr>
          <w:p w14:paraId="69C6EF76" w14:textId="245CF46E" w:rsidR="001424D3" w:rsidRPr="009B16CE" w:rsidRDefault="001424D3" w:rsidP="001424D3">
            <w:pPr>
              <w:pStyle w:val="Tabell0"/>
              <w:rPr>
                <w:lang w:eastAsia="sv-SE"/>
              </w:rPr>
            </w:pPr>
            <w:r w:rsidRPr="00754BD0">
              <w:rPr>
                <w:color w:val="FF0000"/>
              </w:rPr>
              <w:t>-10 °C vid start, mulet till halvklart. Något uppsprickande molntäcke vid 12:00. Svag vind, tidvis lätt snöfall.</w:t>
            </w:r>
          </w:p>
        </w:tc>
        <w:tc>
          <w:tcPr>
            <w:tcW w:w="2126" w:type="dxa"/>
          </w:tcPr>
          <w:p w14:paraId="0FDD79FB" w14:textId="77777777" w:rsidR="001424D3" w:rsidRPr="009B16CE" w:rsidRDefault="001424D3" w:rsidP="001424D3">
            <w:pPr>
              <w:pStyle w:val="Tabell0"/>
              <w:rPr>
                <w:lang w:eastAsia="sv-SE"/>
              </w:rPr>
            </w:pPr>
          </w:p>
        </w:tc>
      </w:tr>
      <w:tr w:rsidR="001424D3" w:rsidRPr="009B16CE" w14:paraId="0C9ECC30" w14:textId="77777777" w:rsidTr="00E97D4A">
        <w:tc>
          <w:tcPr>
            <w:tcW w:w="794" w:type="dxa"/>
          </w:tcPr>
          <w:p w14:paraId="35381707" w14:textId="77777777" w:rsidR="001424D3" w:rsidRPr="009B16CE" w:rsidRDefault="001424D3" w:rsidP="001424D3">
            <w:pPr>
              <w:pStyle w:val="Tabell0"/>
              <w:rPr>
                <w:lang w:eastAsia="sv-SE"/>
              </w:rPr>
            </w:pPr>
          </w:p>
        </w:tc>
        <w:tc>
          <w:tcPr>
            <w:tcW w:w="761" w:type="dxa"/>
          </w:tcPr>
          <w:p w14:paraId="43D84953" w14:textId="77777777" w:rsidR="001424D3" w:rsidRPr="009B16CE" w:rsidRDefault="001424D3" w:rsidP="001424D3">
            <w:pPr>
              <w:pStyle w:val="Tabell0"/>
              <w:rPr>
                <w:lang w:eastAsia="sv-SE"/>
              </w:rPr>
            </w:pPr>
          </w:p>
        </w:tc>
        <w:tc>
          <w:tcPr>
            <w:tcW w:w="567" w:type="dxa"/>
          </w:tcPr>
          <w:p w14:paraId="5B81D090" w14:textId="77777777" w:rsidR="001424D3" w:rsidRPr="009B16CE" w:rsidRDefault="001424D3" w:rsidP="001424D3">
            <w:pPr>
              <w:pStyle w:val="Tabell0"/>
              <w:rPr>
                <w:lang w:eastAsia="sv-SE"/>
              </w:rPr>
            </w:pPr>
          </w:p>
        </w:tc>
        <w:tc>
          <w:tcPr>
            <w:tcW w:w="561" w:type="dxa"/>
          </w:tcPr>
          <w:p w14:paraId="1E2B153B" w14:textId="77777777" w:rsidR="001424D3" w:rsidRPr="009B16CE" w:rsidRDefault="001424D3" w:rsidP="001424D3">
            <w:pPr>
              <w:pStyle w:val="Tabell0"/>
              <w:rPr>
                <w:lang w:eastAsia="sv-SE"/>
              </w:rPr>
            </w:pPr>
          </w:p>
        </w:tc>
        <w:tc>
          <w:tcPr>
            <w:tcW w:w="964" w:type="dxa"/>
          </w:tcPr>
          <w:p w14:paraId="75DA4801" w14:textId="77777777" w:rsidR="001424D3" w:rsidRPr="009B16CE" w:rsidRDefault="001424D3" w:rsidP="001424D3">
            <w:pPr>
              <w:pStyle w:val="Tabell0"/>
              <w:rPr>
                <w:lang w:eastAsia="sv-SE"/>
              </w:rPr>
            </w:pPr>
          </w:p>
        </w:tc>
        <w:tc>
          <w:tcPr>
            <w:tcW w:w="850" w:type="dxa"/>
          </w:tcPr>
          <w:p w14:paraId="52094AD2" w14:textId="77777777" w:rsidR="001424D3" w:rsidRPr="009B16CE" w:rsidRDefault="001424D3" w:rsidP="001424D3">
            <w:pPr>
              <w:pStyle w:val="Tabell0"/>
              <w:rPr>
                <w:lang w:eastAsia="sv-SE"/>
              </w:rPr>
            </w:pPr>
          </w:p>
        </w:tc>
        <w:tc>
          <w:tcPr>
            <w:tcW w:w="2444" w:type="dxa"/>
          </w:tcPr>
          <w:p w14:paraId="498828E3" w14:textId="77777777" w:rsidR="001424D3" w:rsidRPr="009B16CE" w:rsidRDefault="001424D3" w:rsidP="001424D3">
            <w:pPr>
              <w:pStyle w:val="Tabell0"/>
              <w:rPr>
                <w:lang w:eastAsia="sv-SE"/>
              </w:rPr>
            </w:pPr>
          </w:p>
        </w:tc>
        <w:tc>
          <w:tcPr>
            <w:tcW w:w="2126" w:type="dxa"/>
          </w:tcPr>
          <w:p w14:paraId="07957B10" w14:textId="77777777" w:rsidR="001424D3" w:rsidRPr="009B16CE" w:rsidRDefault="001424D3" w:rsidP="001424D3">
            <w:pPr>
              <w:pStyle w:val="Tabell0"/>
              <w:rPr>
                <w:lang w:eastAsia="sv-SE"/>
              </w:rPr>
            </w:pPr>
          </w:p>
        </w:tc>
      </w:tr>
      <w:tr w:rsidR="001424D3" w:rsidRPr="009B16CE" w14:paraId="33E59988" w14:textId="77777777" w:rsidTr="00E97D4A">
        <w:tc>
          <w:tcPr>
            <w:tcW w:w="794" w:type="dxa"/>
          </w:tcPr>
          <w:p w14:paraId="430C09D4" w14:textId="77777777" w:rsidR="001424D3" w:rsidRPr="009B16CE" w:rsidRDefault="001424D3" w:rsidP="001424D3">
            <w:pPr>
              <w:pStyle w:val="Tabell0"/>
              <w:rPr>
                <w:lang w:eastAsia="sv-SE"/>
              </w:rPr>
            </w:pPr>
          </w:p>
        </w:tc>
        <w:tc>
          <w:tcPr>
            <w:tcW w:w="761" w:type="dxa"/>
          </w:tcPr>
          <w:p w14:paraId="3FE1F34A" w14:textId="77777777" w:rsidR="001424D3" w:rsidRPr="009B16CE" w:rsidRDefault="001424D3" w:rsidP="001424D3">
            <w:pPr>
              <w:pStyle w:val="Tabell0"/>
              <w:rPr>
                <w:lang w:eastAsia="sv-SE"/>
              </w:rPr>
            </w:pPr>
          </w:p>
        </w:tc>
        <w:tc>
          <w:tcPr>
            <w:tcW w:w="567" w:type="dxa"/>
          </w:tcPr>
          <w:p w14:paraId="5A3F3F97" w14:textId="77777777" w:rsidR="001424D3" w:rsidRPr="009B16CE" w:rsidRDefault="001424D3" w:rsidP="001424D3">
            <w:pPr>
              <w:pStyle w:val="Tabell0"/>
              <w:rPr>
                <w:lang w:eastAsia="sv-SE"/>
              </w:rPr>
            </w:pPr>
          </w:p>
        </w:tc>
        <w:tc>
          <w:tcPr>
            <w:tcW w:w="561" w:type="dxa"/>
          </w:tcPr>
          <w:p w14:paraId="4777584D" w14:textId="77777777" w:rsidR="001424D3" w:rsidRPr="009B16CE" w:rsidRDefault="001424D3" w:rsidP="001424D3">
            <w:pPr>
              <w:pStyle w:val="Tabell0"/>
              <w:rPr>
                <w:lang w:eastAsia="sv-SE"/>
              </w:rPr>
            </w:pPr>
          </w:p>
        </w:tc>
        <w:tc>
          <w:tcPr>
            <w:tcW w:w="964" w:type="dxa"/>
          </w:tcPr>
          <w:p w14:paraId="488350A6" w14:textId="77777777" w:rsidR="001424D3" w:rsidRPr="009B16CE" w:rsidRDefault="001424D3" w:rsidP="001424D3">
            <w:pPr>
              <w:pStyle w:val="Tabell0"/>
              <w:rPr>
                <w:lang w:eastAsia="sv-SE"/>
              </w:rPr>
            </w:pPr>
          </w:p>
        </w:tc>
        <w:tc>
          <w:tcPr>
            <w:tcW w:w="850" w:type="dxa"/>
          </w:tcPr>
          <w:p w14:paraId="70B9BF80" w14:textId="77777777" w:rsidR="001424D3" w:rsidRPr="009B16CE" w:rsidRDefault="001424D3" w:rsidP="001424D3">
            <w:pPr>
              <w:pStyle w:val="Tabell0"/>
              <w:rPr>
                <w:lang w:eastAsia="sv-SE"/>
              </w:rPr>
            </w:pPr>
          </w:p>
        </w:tc>
        <w:tc>
          <w:tcPr>
            <w:tcW w:w="2444" w:type="dxa"/>
          </w:tcPr>
          <w:p w14:paraId="20F4917B" w14:textId="77777777" w:rsidR="001424D3" w:rsidRPr="009B16CE" w:rsidRDefault="001424D3" w:rsidP="001424D3">
            <w:pPr>
              <w:pStyle w:val="Tabell0"/>
              <w:rPr>
                <w:lang w:eastAsia="sv-SE"/>
              </w:rPr>
            </w:pPr>
          </w:p>
        </w:tc>
        <w:tc>
          <w:tcPr>
            <w:tcW w:w="2126" w:type="dxa"/>
          </w:tcPr>
          <w:p w14:paraId="617DD873" w14:textId="77777777" w:rsidR="001424D3" w:rsidRPr="009B16CE" w:rsidRDefault="001424D3" w:rsidP="001424D3">
            <w:pPr>
              <w:pStyle w:val="Tabell0"/>
              <w:rPr>
                <w:lang w:eastAsia="sv-SE"/>
              </w:rPr>
            </w:pPr>
          </w:p>
        </w:tc>
      </w:tr>
      <w:tr w:rsidR="001424D3" w:rsidRPr="009B16CE" w14:paraId="11184A6B" w14:textId="77777777" w:rsidTr="00E97D4A">
        <w:tc>
          <w:tcPr>
            <w:tcW w:w="794" w:type="dxa"/>
          </w:tcPr>
          <w:p w14:paraId="0A3FC383" w14:textId="77777777" w:rsidR="001424D3" w:rsidRPr="009B16CE" w:rsidRDefault="001424D3" w:rsidP="001424D3">
            <w:pPr>
              <w:pStyle w:val="Tabell0"/>
              <w:rPr>
                <w:lang w:eastAsia="sv-SE"/>
              </w:rPr>
            </w:pPr>
          </w:p>
        </w:tc>
        <w:tc>
          <w:tcPr>
            <w:tcW w:w="761" w:type="dxa"/>
          </w:tcPr>
          <w:p w14:paraId="4B3C288B" w14:textId="77777777" w:rsidR="001424D3" w:rsidRPr="009B16CE" w:rsidRDefault="001424D3" w:rsidP="001424D3">
            <w:pPr>
              <w:pStyle w:val="Tabell0"/>
              <w:rPr>
                <w:lang w:eastAsia="sv-SE"/>
              </w:rPr>
            </w:pPr>
          </w:p>
        </w:tc>
        <w:tc>
          <w:tcPr>
            <w:tcW w:w="567" w:type="dxa"/>
          </w:tcPr>
          <w:p w14:paraId="5DEC3FED" w14:textId="77777777" w:rsidR="001424D3" w:rsidRPr="009B16CE" w:rsidRDefault="001424D3" w:rsidP="001424D3">
            <w:pPr>
              <w:pStyle w:val="Tabell0"/>
              <w:rPr>
                <w:lang w:eastAsia="sv-SE"/>
              </w:rPr>
            </w:pPr>
          </w:p>
        </w:tc>
        <w:tc>
          <w:tcPr>
            <w:tcW w:w="561" w:type="dxa"/>
          </w:tcPr>
          <w:p w14:paraId="4B5D425C" w14:textId="77777777" w:rsidR="001424D3" w:rsidRPr="009B16CE" w:rsidRDefault="001424D3" w:rsidP="001424D3">
            <w:pPr>
              <w:pStyle w:val="Tabell0"/>
              <w:rPr>
                <w:lang w:eastAsia="sv-SE"/>
              </w:rPr>
            </w:pPr>
          </w:p>
        </w:tc>
        <w:tc>
          <w:tcPr>
            <w:tcW w:w="964" w:type="dxa"/>
          </w:tcPr>
          <w:p w14:paraId="53C7A667" w14:textId="77777777" w:rsidR="001424D3" w:rsidRPr="009B16CE" w:rsidRDefault="001424D3" w:rsidP="001424D3">
            <w:pPr>
              <w:pStyle w:val="Tabell0"/>
              <w:rPr>
                <w:lang w:eastAsia="sv-SE"/>
              </w:rPr>
            </w:pPr>
          </w:p>
        </w:tc>
        <w:tc>
          <w:tcPr>
            <w:tcW w:w="850" w:type="dxa"/>
          </w:tcPr>
          <w:p w14:paraId="2D47953C" w14:textId="77777777" w:rsidR="001424D3" w:rsidRPr="009B16CE" w:rsidRDefault="001424D3" w:rsidP="001424D3">
            <w:pPr>
              <w:pStyle w:val="Tabell0"/>
              <w:rPr>
                <w:lang w:eastAsia="sv-SE"/>
              </w:rPr>
            </w:pPr>
          </w:p>
        </w:tc>
        <w:tc>
          <w:tcPr>
            <w:tcW w:w="2444" w:type="dxa"/>
          </w:tcPr>
          <w:p w14:paraId="2E34F424" w14:textId="77777777" w:rsidR="001424D3" w:rsidRPr="009B16CE" w:rsidRDefault="001424D3" w:rsidP="001424D3">
            <w:pPr>
              <w:pStyle w:val="Tabell0"/>
              <w:rPr>
                <w:lang w:eastAsia="sv-SE"/>
              </w:rPr>
            </w:pPr>
          </w:p>
        </w:tc>
        <w:tc>
          <w:tcPr>
            <w:tcW w:w="2126" w:type="dxa"/>
          </w:tcPr>
          <w:p w14:paraId="4086DEA6" w14:textId="77777777" w:rsidR="001424D3" w:rsidRPr="009B16CE" w:rsidRDefault="001424D3" w:rsidP="001424D3">
            <w:pPr>
              <w:pStyle w:val="Tabell0"/>
              <w:rPr>
                <w:lang w:eastAsia="sv-SE"/>
              </w:rPr>
            </w:pPr>
          </w:p>
        </w:tc>
      </w:tr>
      <w:tr w:rsidR="001424D3" w:rsidRPr="009B16CE" w14:paraId="67175BF7" w14:textId="77777777" w:rsidTr="00E97D4A">
        <w:tc>
          <w:tcPr>
            <w:tcW w:w="794" w:type="dxa"/>
          </w:tcPr>
          <w:p w14:paraId="6BEBA29E" w14:textId="77777777" w:rsidR="001424D3" w:rsidRPr="009B16CE" w:rsidRDefault="001424D3" w:rsidP="001424D3">
            <w:pPr>
              <w:pStyle w:val="Tabell0"/>
              <w:rPr>
                <w:lang w:eastAsia="sv-SE"/>
              </w:rPr>
            </w:pPr>
          </w:p>
        </w:tc>
        <w:tc>
          <w:tcPr>
            <w:tcW w:w="761" w:type="dxa"/>
          </w:tcPr>
          <w:p w14:paraId="49CA66A2" w14:textId="77777777" w:rsidR="001424D3" w:rsidRPr="009B16CE" w:rsidRDefault="001424D3" w:rsidP="001424D3">
            <w:pPr>
              <w:pStyle w:val="Tabell0"/>
              <w:rPr>
                <w:lang w:eastAsia="sv-SE"/>
              </w:rPr>
            </w:pPr>
          </w:p>
        </w:tc>
        <w:tc>
          <w:tcPr>
            <w:tcW w:w="567" w:type="dxa"/>
          </w:tcPr>
          <w:p w14:paraId="74D02998" w14:textId="77777777" w:rsidR="001424D3" w:rsidRPr="009B16CE" w:rsidRDefault="001424D3" w:rsidP="001424D3">
            <w:pPr>
              <w:pStyle w:val="Tabell0"/>
              <w:rPr>
                <w:lang w:eastAsia="sv-SE"/>
              </w:rPr>
            </w:pPr>
          </w:p>
        </w:tc>
        <w:tc>
          <w:tcPr>
            <w:tcW w:w="561" w:type="dxa"/>
          </w:tcPr>
          <w:p w14:paraId="70D896C4" w14:textId="77777777" w:rsidR="001424D3" w:rsidRPr="009B16CE" w:rsidRDefault="001424D3" w:rsidP="001424D3">
            <w:pPr>
              <w:pStyle w:val="Tabell0"/>
              <w:rPr>
                <w:lang w:eastAsia="sv-SE"/>
              </w:rPr>
            </w:pPr>
          </w:p>
        </w:tc>
        <w:tc>
          <w:tcPr>
            <w:tcW w:w="964" w:type="dxa"/>
          </w:tcPr>
          <w:p w14:paraId="401CC26E" w14:textId="77777777" w:rsidR="001424D3" w:rsidRPr="009B16CE" w:rsidRDefault="001424D3" w:rsidP="001424D3">
            <w:pPr>
              <w:pStyle w:val="Tabell0"/>
              <w:rPr>
                <w:lang w:eastAsia="sv-SE"/>
              </w:rPr>
            </w:pPr>
          </w:p>
        </w:tc>
        <w:tc>
          <w:tcPr>
            <w:tcW w:w="850" w:type="dxa"/>
          </w:tcPr>
          <w:p w14:paraId="2A5BDF16" w14:textId="77777777" w:rsidR="001424D3" w:rsidRPr="009B16CE" w:rsidRDefault="001424D3" w:rsidP="001424D3">
            <w:pPr>
              <w:pStyle w:val="Tabell0"/>
              <w:rPr>
                <w:lang w:eastAsia="sv-SE"/>
              </w:rPr>
            </w:pPr>
          </w:p>
        </w:tc>
        <w:tc>
          <w:tcPr>
            <w:tcW w:w="2444" w:type="dxa"/>
          </w:tcPr>
          <w:p w14:paraId="218A22C4" w14:textId="77777777" w:rsidR="001424D3" w:rsidRPr="009B16CE" w:rsidRDefault="001424D3" w:rsidP="001424D3">
            <w:pPr>
              <w:pStyle w:val="Tabell0"/>
              <w:rPr>
                <w:lang w:eastAsia="sv-SE"/>
              </w:rPr>
            </w:pPr>
          </w:p>
        </w:tc>
        <w:tc>
          <w:tcPr>
            <w:tcW w:w="2126" w:type="dxa"/>
          </w:tcPr>
          <w:p w14:paraId="4B646F87" w14:textId="77777777" w:rsidR="001424D3" w:rsidRPr="009B16CE" w:rsidRDefault="001424D3" w:rsidP="001424D3">
            <w:pPr>
              <w:pStyle w:val="Tabell0"/>
              <w:rPr>
                <w:lang w:eastAsia="sv-SE"/>
              </w:rPr>
            </w:pPr>
          </w:p>
        </w:tc>
      </w:tr>
      <w:tr w:rsidR="001424D3" w:rsidRPr="009B16CE" w14:paraId="1F528159" w14:textId="77777777" w:rsidTr="00E97D4A">
        <w:tc>
          <w:tcPr>
            <w:tcW w:w="794" w:type="dxa"/>
          </w:tcPr>
          <w:p w14:paraId="06300F57" w14:textId="77777777" w:rsidR="001424D3" w:rsidRPr="009B16CE" w:rsidRDefault="001424D3" w:rsidP="001424D3">
            <w:pPr>
              <w:pStyle w:val="Tabell0"/>
              <w:rPr>
                <w:lang w:eastAsia="sv-SE"/>
              </w:rPr>
            </w:pPr>
          </w:p>
        </w:tc>
        <w:tc>
          <w:tcPr>
            <w:tcW w:w="761" w:type="dxa"/>
          </w:tcPr>
          <w:p w14:paraId="7CC932B3" w14:textId="77777777" w:rsidR="001424D3" w:rsidRPr="009B16CE" w:rsidRDefault="001424D3" w:rsidP="001424D3">
            <w:pPr>
              <w:pStyle w:val="Tabell0"/>
              <w:rPr>
                <w:lang w:eastAsia="sv-SE"/>
              </w:rPr>
            </w:pPr>
          </w:p>
        </w:tc>
        <w:tc>
          <w:tcPr>
            <w:tcW w:w="567" w:type="dxa"/>
          </w:tcPr>
          <w:p w14:paraId="4DAB02C6" w14:textId="77777777" w:rsidR="001424D3" w:rsidRPr="009B16CE" w:rsidRDefault="001424D3" w:rsidP="001424D3">
            <w:pPr>
              <w:pStyle w:val="Tabell0"/>
              <w:rPr>
                <w:lang w:eastAsia="sv-SE"/>
              </w:rPr>
            </w:pPr>
          </w:p>
        </w:tc>
        <w:tc>
          <w:tcPr>
            <w:tcW w:w="561" w:type="dxa"/>
          </w:tcPr>
          <w:p w14:paraId="3496489C" w14:textId="77777777" w:rsidR="001424D3" w:rsidRPr="009B16CE" w:rsidRDefault="001424D3" w:rsidP="001424D3">
            <w:pPr>
              <w:pStyle w:val="Tabell0"/>
              <w:rPr>
                <w:lang w:eastAsia="sv-SE"/>
              </w:rPr>
            </w:pPr>
          </w:p>
        </w:tc>
        <w:tc>
          <w:tcPr>
            <w:tcW w:w="964" w:type="dxa"/>
          </w:tcPr>
          <w:p w14:paraId="046C6AFB" w14:textId="77777777" w:rsidR="001424D3" w:rsidRPr="009B16CE" w:rsidRDefault="001424D3" w:rsidP="001424D3">
            <w:pPr>
              <w:pStyle w:val="Tabell0"/>
              <w:rPr>
                <w:lang w:eastAsia="sv-SE"/>
              </w:rPr>
            </w:pPr>
          </w:p>
        </w:tc>
        <w:tc>
          <w:tcPr>
            <w:tcW w:w="850" w:type="dxa"/>
          </w:tcPr>
          <w:p w14:paraId="4E50DEA6" w14:textId="77777777" w:rsidR="001424D3" w:rsidRPr="009B16CE" w:rsidRDefault="001424D3" w:rsidP="001424D3">
            <w:pPr>
              <w:pStyle w:val="Tabell0"/>
              <w:rPr>
                <w:lang w:eastAsia="sv-SE"/>
              </w:rPr>
            </w:pPr>
          </w:p>
        </w:tc>
        <w:tc>
          <w:tcPr>
            <w:tcW w:w="2444" w:type="dxa"/>
          </w:tcPr>
          <w:p w14:paraId="0F7A5A61" w14:textId="77777777" w:rsidR="001424D3" w:rsidRPr="009B16CE" w:rsidRDefault="001424D3" w:rsidP="001424D3">
            <w:pPr>
              <w:pStyle w:val="Tabell0"/>
              <w:rPr>
                <w:lang w:eastAsia="sv-SE"/>
              </w:rPr>
            </w:pPr>
          </w:p>
        </w:tc>
        <w:tc>
          <w:tcPr>
            <w:tcW w:w="2126" w:type="dxa"/>
          </w:tcPr>
          <w:p w14:paraId="63E9E712" w14:textId="77777777" w:rsidR="001424D3" w:rsidRPr="009B16CE" w:rsidRDefault="001424D3" w:rsidP="001424D3">
            <w:pPr>
              <w:pStyle w:val="Tabell0"/>
              <w:rPr>
                <w:lang w:eastAsia="sv-SE"/>
              </w:rPr>
            </w:pPr>
          </w:p>
        </w:tc>
      </w:tr>
      <w:tr w:rsidR="001424D3" w:rsidRPr="009B16CE" w14:paraId="326399EE" w14:textId="77777777" w:rsidTr="001424D3">
        <w:tc>
          <w:tcPr>
            <w:tcW w:w="794" w:type="dxa"/>
          </w:tcPr>
          <w:p w14:paraId="1AF62661" w14:textId="77777777" w:rsidR="001424D3" w:rsidRPr="009B16CE" w:rsidRDefault="001424D3" w:rsidP="001424D3">
            <w:pPr>
              <w:pStyle w:val="Tabell0"/>
              <w:rPr>
                <w:lang w:eastAsia="sv-SE"/>
              </w:rPr>
            </w:pPr>
          </w:p>
        </w:tc>
        <w:tc>
          <w:tcPr>
            <w:tcW w:w="761" w:type="dxa"/>
          </w:tcPr>
          <w:p w14:paraId="702B1BA5" w14:textId="77777777" w:rsidR="001424D3" w:rsidRPr="009B16CE" w:rsidRDefault="001424D3" w:rsidP="001424D3">
            <w:pPr>
              <w:pStyle w:val="Tabell0"/>
              <w:rPr>
                <w:lang w:eastAsia="sv-SE"/>
              </w:rPr>
            </w:pPr>
          </w:p>
        </w:tc>
        <w:tc>
          <w:tcPr>
            <w:tcW w:w="567" w:type="dxa"/>
          </w:tcPr>
          <w:p w14:paraId="40D082ED" w14:textId="77777777" w:rsidR="001424D3" w:rsidRPr="009B16CE" w:rsidRDefault="001424D3" w:rsidP="001424D3">
            <w:pPr>
              <w:pStyle w:val="Tabell0"/>
              <w:rPr>
                <w:lang w:eastAsia="sv-SE"/>
              </w:rPr>
            </w:pPr>
          </w:p>
        </w:tc>
        <w:tc>
          <w:tcPr>
            <w:tcW w:w="561" w:type="dxa"/>
          </w:tcPr>
          <w:p w14:paraId="1A3B8CDA" w14:textId="77777777" w:rsidR="001424D3" w:rsidRPr="009B16CE" w:rsidRDefault="001424D3" w:rsidP="001424D3">
            <w:pPr>
              <w:pStyle w:val="Tabell0"/>
              <w:rPr>
                <w:lang w:eastAsia="sv-SE"/>
              </w:rPr>
            </w:pPr>
          </w:p>
        </w:tc>
        <w:tc>
          <w:tcPr>
            <w:tcW w:w="964" w:type="dxa"/>
          </w:tcPr>
          <w:p w14:paraId="799736FF" w14:textId="77777777" w:rsidR="001424D3" w:rsidRPr="009B16CE" w:rsidRDefault="001424D3" w:rsidP="001424D3">
            <w:pPr>
              <w:pStyle w:val="Tabell0"/>
              <w:rPr>
                <w:lang w:eastAsia="sv-SE"/>
              </w:rPr>
            </w:pPr>
          </w:p>
        </w:tc>
        <w:tc>
          <w:tcPr>
            <w:tcW w:w="850" w:type="dxa"/>
          </w:tcPr>
          <w:p w14:paraId="3925D07E" w14:textId="77777777" w:rsidR="001424D3" w:rsidRPr="009B16CE" w:rsidRDefault="001424D3" w:rsidP="001424D3">
            <w:pPr>
              <w:pStyle w:val="Tabell0"/>
              <w:rPr>
                <w:lang w:eastAsia="sv-SE"/>
              </w:rPr>
            </w:pPr>
          </w:p>
        </w:tc>
        <w:tc>
          <w:tcPr>
            <w:tcW w:w="2444" w:type="dxa"/>
          </w:tcPr>
          <w:p w14:paraId="7ABC555A" w14:textId="77777777" w:rsidR="001424D3" w:rsidRPr="009B16CE" w:rsidRDefault="001424D3" w:rsidP="001424D3">
            <w:pPr>
              <w:pStyle w:val="Tabell0"/>
              <w:rPr>
                <w:lang w:eastAsia="sv-SE"/>
              </w:rPr>
            </w:pPr>
          </w:p>
        </w:tc>
        <w:tc>
          <w:tcPr>
            <w:tcW w:w="2126" w:type="dxa"/>
          </w:tcPr>
          <w:p w14:paraId="262346E6" w14:textId="77777777" w:rsidR="001424D3" w:rsidRPr="009B16CE" w:rsidRDefault="001424D3" w:rsidP="001424D3">
            <w:pPr>
              <w:pStyle w:val="Tabell0"/>
              <w:rPr>
                <w:lang w:eastAsia="sv-SE"/>
              </w:rPr>
            </w:pPr>
          </w:p>
        </w:tc>
      </w:tr>
      <w:tr w:rsidR="001424D3" w:rsidRPr="009B16CE" w14:paraId="7DB5B1B6" w14:textId="77777777" w:rsidTr="001424D3">
        <w:tc>
          <w:tcPr>
            <w:tcW w:w="794" w:type="dxa"/>
          </w:tcPr>
          <w:p w14:paraId="3B42634A" w14:textId="77777777" w:rsidR="001424D3" w:rsidRPr="009B16CE" w:rsidRDefault="001424D3" w:rsidP="001424D3">
            <w:pPr>
              <w:pStyle w:val="Tabell0"/>
              <w:rPr>
                <w:lang w:eastAsia="sv-SE"/>
              </w:rPr>
            </w:pPr>
          </w:p>
        </w:tc>
        <w:tc>
          <w:tcPr>
            <w:tcW w:w="761" w:type="dxa"/>
          </w:tcPr>
          <w:p w14:paraId="7CE7D357" w14:textId="77777777" w:rsidR="001424D3" w:rsidRPr="009B16CE" w:rsidRDefault="001424D3" w:rsidP="001424D3">
            <w:pPr>
              <w:pStyle w:val="Tabell0"/>
              <w:rPr>
                <w:lang w:eastAsia="sv-SE"/>
              </w:rPr>
            </w:pPr>
          </w:p>
        </w:tc>
        <w:tc>
          <w:tcPr>
            <w:tcW w:w="567" w:type="dxa"/>
          </w:tcPr>
          <w:p w14:paraId="64A3990E" w14:textId="77777777" w:rsidR="001424D3" w:rsidRPr="009B16CE" w:rsidRDefault="001424D3" w:rsidP="001424D3">
            <w:pPr>
              <w:pStyle w:val="Tabell0"/>
              <w:rPr>
                <w:lang w:eastAsia="sv-SE"/>
              </w:rPr>
            </w:pPr>
          </w:p>
        </w:tc>
        <w:tc>
          <w:tcPr>
            <w:tcW w:w="561" w:type="dxa"/>
          </w:tcPr>
          <w:p w14:paraId="73339004" w14:textId="77777777" w:rsidR="001424D3" w:rsidRPr="009B16CE" w:rsidRDefault="001424D3" w:rsidP="001424D3">
            <w:pPr>
              <w:pStyle w:val="Tabell0"/>
              <w:rPr>
                <w:lang w:eastAsia="sv-SE"/>
              </w:rPr>
            </w:pPr>
          </w:p>
        </w:tc>
        <w:tc>
          <w:tcPr>
            <w:tcW w:w="964" w:type="dxa"/>
          </w:tcPr>
          <w:p w14:paraId="1C28D2CE" w14:textId="77777777" w:rsidR="001424D3" w:rsidRPr="009B16CE" w:rsidRDefault="001424D3" w:rsidP="001424D3">
            <w:pPr>
              <w:pStyle w:val="Tabell0"/>
              <w:rPr>
                <w:lang w:eastAsia="sv-SE"/>
              </w:rPr>
            </w:pPr>
          </w:p>
        </w:tc>
        <w:tc>
          <w:tcPr>
            <w:tcW w:w="850" w:type="dxa"/>
          </w:tcPr>
          <w:p w14:paraId="652BEB4C" w14:textId="77777777" w:rsidR="001424D3" w:rsidRPr="009B16CE" w:rsidRDefault="001424D3" w:rsidP="001424D3">
            <w:pPr>
              <w:pStyle w:val="Tabell0"/>
              <w:rPr>
                <w:lang w:eastAsia="sv-SE"/>
              </w:rPr>
            </w:pPr>
          </w:p>
        </w:tc>
        <w:tc>
          <w:tcPr>
            <w:tcW w:w="2444" w:type="dxa"/>
          </w:tcPr>
          <w:p w14:paraId="60EEA0DE" w14:textId="77777777" w:rsidR="001424D3" w:rsidRPr="009B16CE" w:rsidRDefault="001424D3" w:rsidP="001424D3">
            <w:pPr>
              <w:pStyle w:val="Tabell0"/>
              <w:rPr>
                <w:lang w:eastAsia="sv-SE"/>
              </w:rPr>
            </w:pPr>
          </w:p>
        </w:tc>
        <w:tc>
          <w:tcPr>
            <w:tcW w:w="2126" w:type="dxa"/>
          </w:tcPr>
          <w:p w14:paraId="3D9E51D2" w14:textId="77777777" w:rsidR="001424D3" w:rsidRPr="009B16CE" w:rsidRDefault="001424D3" w:rsidP="001424D3">
            <w:pPr>
              <w:pStyle w:val="Tabell0"/>
              <w:rPr>
                <w:lang w:eastAsia="sv-SE"/>
              </w:rPr>
            </w:pPr>
          </w:p>
        </w:tc>
      </w:tr>
      <w:tr w:rsidR="001424D3" w:rsidRPr="009B16CE" w14:paraId="4901E68D" w14:textId="77777777" w:rsidTr="001424D3">
        <w:tc>
          <w:tcPr>
            <w:tcW w:w="794" w:type="dxa"/>
          </w:tcPr>
          <w:p w14:paraId="19E2F39E" w14:textId="77777777" w:rsidR="001424D3" w:rsidRPr="009B16CE" w:rsidRDefault="001424D3" w:rsidP="001424D3">
            <w:pPr>
              <w:pStyle w:val="Tabell0"/>
              <w:rPr>
                <w:lang w:eastAsia="sv-SE"/>
              </w:rPr>
            </w:pPr>
          </w:p>
        </w:tc>
        <w:tc>
          <w:tcPr>
            <w:tcW w:w="761" w:type="dxa"/>
          </w:tcPr>
          <w:p w14:paraId="32A8AC12" w14:textId="77777777" w:rsidR="001424D3" w:rsidRPr="009B16CE" w:rsidRDefault="001424D3" w:rsidP="001424D3">
            <w:pPr>
              <w:pStyle w:val="Tabell0"/>
              <w:rPr>
                <w:lang w:eastAsia="sv-SE"/>
              </w:rPr>
            </w:pPr>
          </w:p>
        </w:tc>
        <w:tc>
          <w:tcPr>
            <w:tcW w:w="567" w:type="dxa"/>
          </w:tcPr>
          <w:p w14:paraId="0BDE06CF" w14:textId="77777777" w:rsidR="001424D3" w:rsidRPr="009B16CE" w:rsidRDefault="001424D3" w:rsidP="001424D3">
            <w:pPr>
              <w:pStyle w:val="Tabell0"/>
              <w:rPr>
                <w:lang w:eastAsia="sv-SE"/>
              </w:rPr>
            </w:pPr>
          </w:p>
        </w:tc>
        <w:tc>
          <w:tcPr>
            <w:tcW w:w="561" w:type="dxa"/>
          </w:tcPr>
          <w:p w14:paraId="5FB7E5A0" w14:textId="77777777" w:rsidR="001424D3" w:rsidRPr="009B16CE" w:rsidRDefault="001424D3" w:rsidP="001424D3">
            <w:pPr>
              <w:pStyle w:val="Tabell0"/>
              <w:rPr>
                <w:lang w:eastAsia="sv-SE"/>
              </w:rPr>
            </w:pPr>
          </w:p>
        </w:tc>
        <w:tc>
          <w:tcPr>
            <w:tcW w:w="964" w:type="dxa"/>
          </w:tcPr>
          <w:p w14:paraId="2CF10E55" w14:textId="77777777" w:rsidR="001424D3" w:rsidRPr="009B16CE" w:rsidRDefault="001424D3" w:rsidP="001424D3">
            <w:pPr>
              <w:pStyle w:val="Tabell0"/>
              <w:rPr>
                <w:lang w:eastAsia="sv-SE"/>
              </w:rPr>
            </w:pPr>
          </w:p>
        </w:tc>
        <w:tc>
          <w:tcPr>
            <w:tcW w:w="850" w:type="dxa"/>
          </w:tcPr>
          <w:p w14:paraId="36BF993D" w14:textId="77777777" w:rsidR="001424D3" w:rsidRPr="009B16CE" w:rsidRDefault="001424D3" w:rsidP="001424D3">
            <w:pPr>
              <w:pStyle w:val="Tabell0"/>
              <w:rPr>
                <w:lang w:eastAsia="sv-SE"/>
              </w:rPr>
            </w:pPr>
          </w:p>
        </w:tc>
        <w:tc>
          <w:tcPr>
            <w:tcW w:w="2444" w:type="dxa"/>
          </w:tcPr>
          <w:p w14:paraId="6F668223" w14:textId="77777777" w:rsidR="001424D3" w:rsidRPr="009B16CE" w:rsidRDefault="001424D3" w:rsidP="001424D3">
            <w:pPr>
              <w:pStyle w:val="Tabell0"/>
              <w:rPr>
                <w:lang w:eastAsia="sv-SE"/>
              </w:rPr>
            </w:pPr>
          </w:p>
        </w:tc>
        <w:tc>
          <w:tcPr>
            <w:tcW w:w="2126" w:type="dxa"/>
          </w:tcPr>
          <w:p w14:paraId="4A9B75C5" w14:textId="77777777" w:rsidR="001424D3" w:rsidRPr="009B16CE" w:rsidRDefault="001424D3" w:rsidP="001424D3">
            <w:pPr>
              <w:pStyle w:val="Tabell0"/>
              <w:rPr>
                <w:lang w:eastAsia="sv-SE"/>
              </w:rPr>
            </w:pPr>
          </w:p>
        </w:tc>
      </w:tr>
      <w:tr w:rsidR="001424D3" w:rsidRPr="009B16CE" w14:paraId="6E01FE0F" w14:textId="77777777" w:rsidTr="001424D3">
        <w:tc>
          <w:tcPr>
            <w:tcW w:w="794" w:type="dxa"/>
          </w:tcPr>
          <w:p w14:paraId="766C9054" w14:textId="77777777" w:rsidR="001424D3" w:rsidRPr="009B16CE" w:rsidRDefault="001424D3" w:rsidP="001424D3">
            <w:pPr>
              <w:pStyle w:val="Tabell0"/>
              <w:rPr>
                <w:lang w:eastAsia="sv-SE"/>
              </w:rPr>
            </w:pPr>
          </w:p>
        </w:tc>
        <w:tc>
          <w:tcPr>
            <w:tcW w:w="761" w:type="dxa"/>
          </w:tcPr>
          <w:p w14:paraId="3DE9E033" w14:textId="77777777" w:rsidR="001424D3" w:rsidRPr="009B16CE" w:rsidRDefault="001424D3" w:rsidP="001424D3">
            <w:pPr>
              <w:pStyle w:val="Tabell0"/>
              <w:rPr>
                <w:lang w:eastAsia="sv-SE"/>
              </w:rPr>
            </w:pPr>
          </w:p>
        </w:tc>
        <w:tc>
          <w:tcPr>
            <w:tcW w:w="567" w:type="dxa"/>
          </w:tcPr>
          <w:p w14:paraId="504ADDC4" w14:textId="77777777" w:rsidR="001424D3" w:rsidRPr="009B16CE" w:rsidRDefault="001424D3" w:rsidP="001424D3">
            <w:pPr>
              <w:pStyle w:val="Tabell0"/>
              <w:rPr>
                <w:lang w:eastAsia="sv-SE"/>
              </w:rPr>
            </w:pPr>
          </w:p>
        </w:tc>
        <w:tc>
          <w:tcPr>
            <w:tcW w:w="561" w:type="dxa"/>
          </w:tcPr>
          <w:p w14:paraId="632A8EDA" w14:textId="77777777" w:rsidR="001424D3" w:rsidRPr="009B16CE" w:rsidRDefault="001424D3" w:rsidP="001424D3">
            <w:pPr>
              <w:pStyle w:val="Tabell0"/>
              <w:rPr>
                <w:lang w:eastAsia="sv-SE"/>
              </w:rPr>
            </w:pPr>
          </w:p>
        </w:tc>
        <w:tc>
          <w:tcPr>
            <w:tcW w:w="964" w:type="dxa"/>
          </w:tcPr>
          <w:p w14:paraId="72B73B8D" w14:textId="77777777" w:rsidR="001424D3" w:rsidRPr="009B16CE" w:rsidRDefault="001424D3" w:rsidP="001424D3">
            <w:pPr>
              <w:pStyle w:val="Tabell0"/>
              <w:rPr>
                <w:lang w:eastAsia="sv-SE"/>
              </w:rPr>
            </w:pPr>
          </w:p>
        </w:tc>
        <w:tc>
          <w:tcPr>
            <w:tcW w:w="850" w:type="dxa"/>
          </w:tcPr>
          <w:p w14:paraId="7A7481D0" w14:textId="77777777" w:rsidR="001424D3" w:rsidRPr="009B16CE" w:rsidRDefault="001424D3" w:rsidP="001424D3">
            <w:pPr>
              <w:pStyle w:val="Tabell0"/>
              <w:rPr>
                <w:lang w:eastAsia="sv-SE"/>
              </w:rPr>
            </w:pPr>
          </w:p>
        </w:tc>
        <w:tc>
          <w:tcPr>
            <w:tcW w:w="2444" w:type="dxa"/>
          </w:tcPr>
          <w:p w14:paraId="62A4F07C" w14:textId="77777777" w:rsidR="001424D3" w:rsidRPr="009B16CE" w:rsidRDefault="001424D3" w:rsidP="001424D3">
            <w:pPr>
              <w:pStyle w:val="Tabell0"/>
              <w:rPr>
                <w:lang w:eastAsia="sv-SE"/>
              </w:rPr>
            </w:pPr>
          </w:p>
        </w:tc>
        <w:tc>
          <w:tcPr>
            <w:tcW w:w="2126" w:type="dxa"/>
          </w:tcPr>
          <w:p w14:paraId="6CAAC2D9" w14:textId="77777777" w:rsidR="001424D3" w:rsidRPr="009B16CE" w:rsidRDefault="001424D3" w:rsidP="001424D3">
            <w:pPr>
              <w:pStyle w:val="Tabell0"/>
              <w:rPr>
                <w:lang w:eastAsia="sv-SE"/>
              </w:rPr>
            </w:pPr>
          </w:p>
        </w:tc>
      </w:tr>
    </w:tbl>
    <w:p w14:paraId="4780E70F" w14:textId="77777777" w:rsidR="004D5C89" w:rsidRDefault="004D5C89" w:rsidP="004D5C89"/>
    <w:p w14:paraId="372D0C02" w14:textId="7DAEB2B0" w:rsidR="00A461AD" w:rsidRPr="005520CA" w:rsidRDefault="00A461AD" w:rsidP="00A461AD">
      <w:r>
        <w:t>U</w:t>
      </w:r>
      <w:r w:rsidR="00BA3228">
        <w:t>tredn</w:t>
      </w:r>
      <w:r>
        <w:t xml:space="preserve">ingsområdet vid </w:t>
      </w:r>
      <w:r w:rsidR="00AC2446" w:rsidRPr="00852F74">
        <w:rPr>
          <w:color w:val="808080" w:themeColor="background1" w:themeShade="80"/>
        </w:rPr>
        <w:t>{{Titel}}</w:t>
      </w:r>
      <w:r w:rsidRPr="00852F74">
        <w:rPr>
          <w:color w:val="808080" w:themeColor="background1" w:themeShade="80"/>
        </w:rPr>
        <w:t xml:space="preserve"> </w:t>
      </w:r>
      <w:r>
        <w:t xml:space="preserve">inventerades av </w:t>
      </w:r>
      <w:r w:rsidRPr="00852F74">
        <w:t>en/tv</w:t>
      </w:r>
      <w:r w:rsidR="001424D3" w:rsidRPr="00852F74">
        <w:t>å</w:t>
      </w:r>
      <w:r w:rsidRPr="00852F74">
        <w:t xml:space="preserve"> </w:t>
      </w:r>
      <w:r w:rsidRPr="0000619B">
        <w:t xml:space="preserve">inventerare </w:t>
      </w:r>
      <w:r>
        <w:t>som från olika observationspunkter överblickade u</w:t>
      </w:r>
      <w:r w:rsidR="004954DA">
        <w:t>tred</w:t>
      </w:r>
      <w:r>
        <w:t xml:space="preserve">ningsområdet. </w:t>
      </w:r>
      <w:r w:rsidRPr="004020E6">
        <w:t xml:space="preserve">Fördelarna med två inventerare </w:t>
      </w:r>
      <w:r w:rsidR="001424D3">
        <w:t xml:space="preserve">som </w:t>
      </w:r>
      <w:r w:rsidRPr="004020E6">
        <w:t xml:space="preserve">överblickar </w:t>
      </w:r>
      <w:r w:rsidR="004954DA">
        <w:t>utredningsområdet</w:t>
      </w:r>
      <w:r w:rsidR="004954DA" w:rsidRPr="004020E6">
        <w:t xml:space="preserve"> </w:t>
      </w:r>
      <w:r w:rsidRPr="004020E6">
        <w:t xml:space="preserve">samtidigt är bland annat att en större yta inventeras vid varje inventeringsbesök. I de fall observationer av örnar görs är det även lättare att bestämma örnarnas position </w:t>
      </w:r>
      <w:r w:rsidR="00A17E37">
        <w:t>om</w:t>
      </w:r>
      <w:r w:rsidRPr="004020E6">
        <w:t xml:space="preserve"> observationer av samma örnar görs från två olika platser. Många gånger kan en inventerare fortsätta att följa örnen när den andre inventeraren förlorar örnen ur sikte, på grund av exempelvis skymd sikt.</w:t>
      </w:r>
    </w:p>
    <w:p w14:paraId="56326F3C" w14:textId="7432DE97" w:rsidR="00B009D5" w:rsidRDefault="00B009D5" w:rsidP="00B009D5">
      <w:r>
        <w:t xml:space="preserve">En viktig förutsättning vid inventering av örnar är att inventeraren finner bra utsiktsplatser varifrån så stora delar som möjligt av </w:t>
      </w:r>
      <w:r w:rsidR="004954DA">
        <w:t xml:space="preserve">utredningsområdet </w:t>
      </w:r>
      <w:r>
        <w:t>kan överblickas. Vid inventeringen användes</w:t>
      </w:r>
      <w:r w:rsidR="00A461AD">
        <w:t xml:space="preserve"> </w:t>
      </w:r>
      <w:r w:rsidR="00FF365A" w:rsidRPr="00852F74">
        <w:rPr>
          <w:color w:val="808080" w:themeColor="background1" w:themeShade="80"/>
        </w:rPr>
        <w:t>{{Obsplatser}}</w:t>
      </w:r>
      <w:r w:rsidR="00A461AD" w:rsidRPr="005F180C">
        <w:rPr>
          <w:color w:val="FF0000"/>
        </w:rPr>
        <w:t xml:space="preserve"> </w:t>
      </w:r>
      <w:r>
        <w:t xml:space="preserve">olika observationsplatser varifrån projektområdet och omgivande område kunde överblickas (figur </w:t>
      </w:r>
      <w:r w:rsidRPr="001424D3">
        <w:rPr>
          <w:color w:val="FF0000"/>
        </w:rPr>
        <w:t>2</w:t>
      </w:r>
      <w:r>
        <w:t>).</w:t>
      </w:r>
      <w:r w:rsidR="00A461AD">
        <w:t xml:space="preserve"> </w:t>
      </w:r>
    </w:p>
    <w:p w14:paraId="67E227B6" w14:textId="77777777" w:rsidR="00DB07BD" w:rsidRDefault="00B009D5" w:rsidP="00B009D5">
      <w:r>
        <w:t>Under observationspassen noterades samtliga observationer av örn</w:t>
      </w:r>
      <w:r w:rsidR="00A661AC">
        <w:t>. F</w:t>
      </w:r>
      <w:r>
        <w:t xml:space="preserve">åglarnas ålder, kön och beteende registrerades om möjligt. De observerade örnindividernas flygvägar ritades dessutom in på arbetskartor. </w:t>
      </w:r>
    </w:p>
    <w:p w14:paraId="6A1A65EE" w14:textId="77777777" w:rsidR="00931DA7" w:rsidRDefault="00A06BA0" w:rsidP="00931DA7">
      <w:pPr>
        <w:pStyle w:val="Heading2"/>
      </w:pPr>
      <w:bookmarkStart w:id="27" w:name="_Toc128145579"/>
      <w:r>
        <w:lastRenderedPageBreak/>
        <w:t>Utrustning</w:t>
      </w:r>
      <w:r w:rsidR="008F0397">
        <w:t xml:space="preserve"> och datahantering</w:t>
      </w:r>
      <w:bookmarkEnd w:id="27"/>
    </w:p>
    <w:p w14:paraId="11C53C1F" w14:textId="77777777" w:rsidR="00221D32" w:rsidRDefault="00221D32" w:rsidP="00AD6091">
      <w:r>
        <w:t xml:space="preserve">Vid inventeringen användes såväl handkikare som tubkikare. </w:t>
      </w:r>
    </w:p>
    <w:p w14:paraId="56A030E0" w14:textId="77777777" w:rsidR="001860D0" w:rsidRPr="00852F74" w:rsidRDefault="00AD6091" w:rsidP="00AD6091">
      <w:r w:rsidRPr="00852F74">
        <w:t xml:space="preserve">Positioner och observerade flygvägar har kartlagts i fält </w:t>
      </w:r>
      <w:r w:rsidR="00605DBA" w:rsidRPr="00852F74">
        <w:t>med</w:t>
      </w:r>
      <w:r w:rsidRPr="00852F74">
        <w:t xml:space="preserve"> </w:t>
      </w:r>
      <w:proofErr w:type="spellStart"/>
      <w:r w:rsidRPr="00852F74">
        <w:t>ESRI:s</w:t>
      </w:r>
      <w:proofErr w:type="spellEnd"/>
      <w:r w:rsidRPr="00852F74">
        <w:t xml:space="preserve"> fältapplikation </w:t>
      </w:r>
      <w:proofErr w:type="spellStart"/>
      <w:r w:rsidRPr="00852F74">
        <w:t>Collector</w:t>
      </w:r>
      <w:proofErr w:type="spellEnd"/>
      <w:r w:rsidRPr="00852F74">
        <w:t xml:space="preserve"> på en läsplatta/smartphone. </w:t>
      </w:r>
      <w:r w:rsidR="00A44AE9" w:rsidRPr="00852F74">
        <w:t>Tillgängligt kartunderlag vid inventeringen var även arbetskartor med Terrängkartan.</w:t>
      </w:r>
      <w:r w:rsidR="009B2319" w:rsidRPr="00852F74">
        <w:t xml:space="preserve"> </w:t>
      </w:r>
    </w:p>
    <w:p w14:paraId="5A7FE361" w14:textId="77777777" w:rsidR="00AD6091" w:rsidRPr="00852F74" w:rsidRDefault="00AD6091" w:rsidP="00AD6091">
      <w:r w:rsidRPr="00852F74">
        <w:t xml:space="preserve">ALTERNATIVT: Positioner och observerade flygvägar har kartlagts i fält där </w:t>
      </w:r>
      <w:r w:rsidR="001D26A2" w:rsidRPr="00852F74">
        <w:t xml:space="preserve">positioner bestämdes med en extern GPS med Friluftskartan Pro. </w:t>
      </w:r>
      <w:r w:rsidR="009B4704" w:rsidRPr="00852F74">
        <w:t>T</w:t>
      </w:r>
      <w:r w:rsidRPr="00852F74">
        <w:t xml:space="preserve">illgängligt kartunderlag </w:t>
      </w:r>
      <w:r w:rsidR="00A44AE9" w:rsidRPr="00852F74">
        <w:t xml:space="preserve">vid inventeringen </w:t>
      </w:r>
      <w:r w:rsidR="009B4704" w:rsidRPr="00852F74">
        <w:t>var</w:t>
      </w:r>
      <w:r w:rsidRPr="00852F74">
        <w:t xml:space="preserve"> </w:t>
      </w:r>
      <w:r w:rsidR="008847CC" w:rsidRPr="00852F74">
        <w:t xml:space="preserve">arbetskartor med </w:t>
      </w:r>
      <w:r w:rsidRPr="00852F74">
        <w:t xml:space="preserve">Terrängkartan. </w:t>
      </w:r>
    </w:p>
    <w:p w14:paraId="7742F08E" w14:textId="77777777" w:rsidR="00F631CD" w:rsidRPr="00852F74" w:rsidRDefault="00AD6091" w:rsidP="00F631CD">
      <w:r w:rsidRPr="00852F74">
        <w:t xml:space="preserve">GIS-skikt med inventeringens observationer har upprättats i </w:t>
      </w:r>
      <w:proofErr w:type="spellStart"/>
      <w:r w:rsidRPr="00852F74">
        <w:t>ArcGIS</w:t>
      </w:r>
      <w:proofErr w:type="spellEnd"/>
      <w:r w:rsidR="00F631CD" w:rsidRPr="00852F74">
        <w:t xml:space="preserve"> </w:t>
      </w:r>
      <w:r w:rsidR="003305A3" w:rsidRPr="00852F74">
        <w:t xml:space="preserve">och finns tillgängliga </w:t>
      </w:r>
      <w:r w:rsidR="00E77238" w:rsidRPr="00852F74">
        <w:t>digitalt</w:t>
      </w:r>
      <w:r w:rsidR="003305A3" w:rsidRPr="00852F74">
        <w:t>.</w:t>
      </w:r>
      <w:r w:rsidR="008F0397" w:rsidRPr="00852F74">
        <w:t xml:space="preserve"> </w:t>
      </w:r>
    </w:p>
    <w:p w14:paraId="5E135C23" w14:textId="77777777" w:rsidR="00E54BBC" w:rsidRDefault="00E54BBC" w:rsidP="00F631CD">
      <w:r>
        <w:br w:type="page"/>
      </w:r>
    </w:p>
    <w:p w14:paraId="27C2A1ED" w14:textId="77777777" w:rsidR="00E54BBC" w:rsidRDefault="00E54BBC" w:rsidP="00E54BBC">
      <w:pPr>
        <w:pStyle w:val="Heading1"/>
      </w:pPr>
      <w:bookmarkStart w:id="28" w:name="_Toc128145580"/>
      <w:r>
        <w:lastRenderedPageBreak/>
        <w:t>Resultat</w:t>
      </w:r>
      <w:bookmarkEnd w:id="28"/>
    </w:p>
    <w:p w14:paraId="70CADA8F" w14:textId="77777777" w:rsidR="00C7233E" w:rsidRDefault="00C7233E" w:rsidP="00C7233E">
      <w:pPr>
        <w:pStyle w:val="Heading2"/>
      </w:pPr>
      <w:bookmarkStart w:id="29" w:name="_Toc128145581"/>
      <w:r>
        <w:t>Observationer av örn</w:t>
      </w:r>
      <w:bookmarkEnd w:id="29"/>
    </w:p>
    <w:p w14:paraId="312F9B82" w14:textId="7C6DA91F" w:rsidR="00A17E37" w:rsidRDefault="00E54BBC" w:rsidP="00E54BBC">
      <w:r>
        <w:t>Under spelflyktsinventeringen av örn gjordes totalt</w:t>
      </w:r>
      <w:r w:rsidR="00304966">
        <w:t xml:space="preserve"> </w:t>
      </w:r>
      <w:r w:rsidR="00C74153" w:rsidRPr="00852F74">
        <w:rPr>
          <w:color w:val="808080" w:themeColor="background1" w:themeShade="80"/>
        </w:rPr>
        <w:t>{{</w:t>
      </w:r>
      <w:proofErr w:type="spellStart"/>
      <w:r w:rsidR="00C74153" w:rsidRPr="00852F74">
        <w:rPr>
          <w:color w:val="808080" w:themeColor="background1" w:themeShade="80"/>
        </w:rPr>
        <w:t>Kungsörn_</w:t>
      </w:r>
      <w:r w:rsidR="008007CD" w:rsidRPr="00852F74">
        <w:rPr>
          <w:color w:val="808080" w:themeColor="background1" w:themeShade="80"/>
        </w:rPr>
        <w:t>obs</w:t>
      </w:r>
      <w:proofErr w:type="spellEnd"/>
      <w:r w:rsidR="00C74153" w:rsidRPr="00852F74">
        <w:rPr>
          <w:color w:val="808080" w:themeColor="background1" w:themeShade="80"/>
        </w:rPr>
        <w:t>}}</w:t>
      </w:r>
      <w:r w:rsidR="00304966">
        <w:rPr>
          <w:color w:val="FF0000"/>
        </w:rPr>
        <w:t xml:space="preserve"> </w:t>
      </w:r>
      <w:r>
        <w:t xml:space="preserve">observationer av kungsörn (tabell </w:t>
      </w:r>
      <w:r w:rsidRPr="001424D3">
        <w:rPr>
          <w:color w:val="FF0000"/>
        </w:rPr>
        <w:t>2</w:t>
      </w:r>
      <w:r>
        <w:t xml:space="preserve">, figur </w:t>
      </w:r>
      <w:r w:rsidRPr="001424D3">
        <w:rPr>
          <w:color w:val="FF0000"/>
        </w:rPr>
        <w:t>2</w:t>
      </w:r>
      <w:r>
        <w:t xml:space="preserve">) </w:t>
      </w:r>
      <w:r w:rsidRPr="00852F74">
        <w:t>och</w:t>
      </w:r>
      <w:r w:rsidR="00304966" w:rsidRPr="001424D3">
        <w:rPr>
          <w:color w:val="FF0000"/>
        </w:rPr>
        <w:t xml:space="preserve"> </w:t>
      </w:r>
      <w:r w:rsidR="00C74153" w:rsidRPr="00852F74">
        <w:rPr>
          <w:color w:val="808080" w:themeColor="background1" w:themeShade="80"/>
        </w:rPr>
        <w:t>{{</w:t>
      </w:r>
      <w:proofErr w:type="spellStart"/>
      <w:r w:rsidR="00C74153" w:rsidRPr="00852F74">
        <w:rPr>
          <w:color w:val="808080" w:themeColor="background1" w:themeShade="80"/>
        </w:rPr>
        <w:t>Kungsörn_</w:t>
      </w:r>
      <w:r w:rsidR="008007CD" w:rsidRPr="00852F74">
        <w:rPr>
          <w:color w:val="808080" w:themeColor="background1" w:themeShade="80"/>
        </w:rPr>
        <w:t>obs</w:t>
      </w:r>
      <w:proofErr w:type="spellEnd"/>
      <w:r w:rsidR="00C74153" w:rsidRPr="00852F74">
        <w:rPr>
          <w:color w:val="808080" w:themeColor="background1" w:themeShade="80"/>
        </w:rPr>
        <w:t>}}</w:t>
      </w:r>
      <w:r w:rsidR="00304966" w:rsidRPr="005F180C">
        <w:rPr>
          <w:color w:val="FF0000"/>
        </w:rPr>
        <w:t xml:space="preserve"> </w:t>
      </w:r>
      <w:r w:rsidRPr="00852F74">
        <w:t>observationer av havsörn</w:t>
      </w:r>
      <w:r w:rsidR="00304966" w:rsidRPr="00852F74">
        <w:t>.</w:t>
      </w:r>
      <w:r w:rsidR="00A17E37" w:rsidRPr="00852F74">
        <w:t xml:space="preserve"> </w:t>
      </w:r>
    </w:p>
    <w:p w14:paraId="0A6D91F0" w14:textId="2DA4F851" w:rsidR="00E54BBC" w:rsidRDefault="003250D6" w:rsidP="00E54BBC">
      <w:r>
        <w:rPr>
          <w:color w:val="FF0000"/>
        </w:rPr>
        <w:br/>
      </w:r>
      <w:r w:rsidR="00E54BBC" w:rsidRPr="00852F74">
        <w:t xml:space="preserve">Sammantaget rör observationerna av kungsörn </w:t>
      </w:r>
      <w:r w:rsidRPr="00852F74">
        <w:rPr>
          <w:color w:val="808080" w:themeColor="background1" w:themeShade="80"/>
        </w:rPr>
        <w:t>{{</w:t>
      </w:r>
      <w:proofErr w:type="spellStart"/>
      <w:r w:rsidR="002A65FC" w:rsidRPr="00852F74">
        <w:rPr>
          <w:color w:val="808080" w:themeColor="background1" w:themeShade="80"/>
        </w:rPr>
        <w:t>Havsörn_ind</w:t>
      </w:r>
      <w:proofErr w:type="spellEnd"/>
      <w:r w:rsidRPr="00852F74">
        <w:rPr>
          <w:color w:val="808080" w:themeColor="background1" w:themeShade="80"/>
        </w:rPr>
        <w:t>}}</w:t>
      </w:r>
      <w:r w:rsidR="0079674B" w:rsidRPr="00852F74">
        <w:t xml:space="preserve"> </w:t>
      </w:r>
      <w:r w:rsidR="00E54BBC" w:rsidRPr="00852F74">
        <w:t xml:space="preserve">olika individer, </w:t>
      </w:r>
      <w:r w:rsidR="00070FFA" w:rsidRPr="00852F74">
        <w:t xml:space="preserve">varav </w:t>
      </w:r>
      <w:r w:rsidRPr="00852F74">
        <w:rPr>
          <w:color w:val="808080" w:themeColor="background1" w:themeShade="80"/>
        </w:rPr>
        <w:t>{{</w:t>
      </w:r>
      <w:proofErr w:type="spellStart"/>
      <w:r w:rsidRPr="00852F74">
        <w:rPr>
          <w:color w:val="808080" w:themeColor="background1" w:themeShade="80"/>
        </w:rPr>
        <w:t>Kungsörn_par</w:t>
      </w:r>
      <w:proofErr w:type="spellEnd"/>
      <w:r w:rsidRPr="00852F74">
        <w:rPr>
          <w:color w:val="808080" w:themeColor="background1" w:themeShade="80"/>
        </w:rPr>
        <w:t>}}</w:t>
      </w:r>
      <w:r w:rsidR="000237BA" w:rsidRPr="00852F74">
        <w:t xml:space="preserve"> </w:t>
      </w:r>
      <w:r w:rsidR="00070FFA" w:rsidRPr="00852F74">
        <w:t>utgör</w:t>
      </w:r>
      <w:r w:rsidR="00E54BBC" w:rsidRPr="00852F74">
        <w:t xml:space="preserve"> ett adult kungsörnspar som observerades vid totalt </w:t>
      </w:r>
      <w:r w:rsidRPr="00852F74">
        <w:rPr>
          <w:color w:val="808080" w:themeColor="background1" w:themeShade="80"/>
        </w:rPr>
        <w:t>{{</w:t>
      </w:r>
      <w:proofErr w:type="spellStart"/>
      <w:r w:rsidRPr="00852F74">
        <w:rPr>
          <w:color w:val="808080" w:themeColor="background1" w:themeShade="80"/>
        </w:rPr>
        <w:t>Kungsörn_obs</w:t>
      </w:r>
      <w:proofErr w:type="spellEnd"/>
      <w:r w:rsidRPr="00852F74">
        <w:rPr>
          <w:color w:val="808080" w:themeColor="background1" w:themeShade="80"/>
        </w:rPr>
        <w:t>}}</w:t>
      </w:r>
      <w:r w:rsidRPr="00852F74">
        <w:t xml:space="preserve"> </w:t>
      </w:r>
      <w:r w:rsidR="00E54BBC" w:rsidRPr="00852F74">
        <w:t xml:space="preserve">tillfällen. Övriga observationer utgjordes av </w:t>
      </w:r>
      <w:r w:rsidR="0079674B" w:rsidRPr="00852F74">
        <w:fldChar w:fldCharType="begin">
          <w:ffData>
            <w:name w:val="Text1"/>
            <w:enabled/>
            <w:calcOnExit w:val="0"/>
            <w:textInput>
              <w:default w:val="_______"/>
            </w:textInput>
          </w:ffData>
        </w:fldChar>
      </w:r>
      <w:r w:rsidR="0079674B" w:rsidRPr="00852F74">
        <w:instrText xml:space="preserve"> FORMTEXT </w:instrText>
      </w:r>
      <w:r w:rsidR="0079674B" w:rsidRPr="00852F74">
        <w:fldChar w:fldCharType="separate"/>
      </w:r>
      <w:r w:rsidR="0079674B" w:rsidRPr="00852F74">
        <w:rPr>
          <w:noProof/>
        </w:rPr>
        <w:t>_______</w:t>
      </w:r>
      <w:r w:rsidR="0079674B" w:rsidRPr="00852F74">
        <w:fldChar w:fldCharType="end"/>
      </w:r>
      <w:r w:rsidR="000237BA" w:rsidRPr="00852F74">
        <w:t>.</w:t>
      </w:r>
      <w:r w:rsidR="0079674B" w:rsidRPr="00852F74">
        <w:t xml:space="preserve"> </w:t>
      </w:r>
    </w:p>
    <w:p w14:paraId="4FC2811F" w14:textId="7F79B74A" w:rsidR="00852F74" w:rsidRPr="00852F74" w:rsidRDefault="00852F74" w:rsidP="00E54BBC">
      <w:proofErr w:type="spellStart"/>
      <w:r>
        <w:rPr>
          <w:color w:val="FF0000"/>
        </w:rPr>
        <w:t>ExempelText</w:t>
      </w:r>
      <w:proofErr w:type="spellEnd"/>
    </w:p>
    <w:p w14:paraId="28845125" w14:textId="15C6FED4" w:rsidR="00021523" w:rsidRPr="000237BA" w:rsidRDefault="00E54BBC" w:rsidP="00E54BBC">
      <w:pPr>
        <w:rPr>
          <w:color w:val="FF0000"/>
        </w:rPr>
      </w:pPr>
      <w:r w:rsidRPr="000237BA">
        <w:rPr>
          <w:color w:val="FF0000"/>
        </w:rPr>
        <w:t xml:space="preserve">Kungsörnsparet som observerades under spelflyktsinventeringen vid </w:t>
      </w:r>
      <w:r w:rsidR="00DC2248" w:rsidRPr="000237BA">
        <w:rPr>
          <w:color w:val="FF0000"/>
        </w:rPr>
        <w:fldChar w:fldCharType="begin">
          <w:ffData>
            <w:name w:val="Text1"/>
            <w:enabled/>
            <w:calcOnExit w:val="0"/>
            <w:textInput>
              <w:default w:val="_______"/>
            </w:textInput>
          </w:ffData>
        </w:fldChar>
      </w:r>
      <w:r w:rsidR="00DC2248" w:rsidRPr="000237BA">
        <w:rPr>
          <w:color w:val="FF0000"/>
        </w:rPr>
        <w:instrText xml:space="preserve"> FORMTEXT </w:instrText>
      </w:r>
      <w:r w:rsidR="00DC2248" w:rsidRPr="000237BA">
        <w:rPr>
          <w:color w:val="FF0000"/>
        </w:rPr>
      </w:r>
      <w:r w:rsidR="00DC2248" w:rsidRPr="000237BA">
        <w:rPr>
          <w:color w:val="FF0000"/>
        </w:rPr>
        <w:fldChar w:fldCharType="separate"/>
      </w:r>
      <w:r w:rsidR="00DC2248" w:rsidRPr="000237BA">
        <w:rPr>
          <w:noProof/>
          <w:color w:val="FF0000"/>
        </w:rPr>
        <w:t>_______</w:t>
      </w:r>
      <w:r w:rsidR="00DC2248" w:rsidRPr="000237BA">
        <w:rPr>
          <w:color w:val="FF0000"/>
        </w:rPr>
        <w:fldChar w:fldCharType="end"/>
      </w:r>
      <w:r w:rsidR="00DC2248" w:rsidRPr="000237BA">
        <w:rPr>
          <w:color w:val="FF0000"/>
        </w:rPr>
        <w:t xml:space="preserve"> </w:t>
      </w:r>
      <w:r w:rsidRPr="000237BA">
        <w:rPr>
          <w:color w:val="FF0000"/>
        </w:rPr>
        <w:t xml:space="preserve">sågs vid flera tillfällen flyga tätt tillsammans och observationerna av paret är koncentrerade till den </w:t>
      </w:r>
      <w:r w:rsidR="002503B6" w:rsidRPr="000237BA">
        <w:rPr>
          <w:color w:val="FF0000"/>
        </w:rPr>
        <w:fldChar w:fldCharType="begin">
          <w:ffData>
            <w:name w:val="Text1"/>
            <w:enabled/>
            <w:calcOnExit w:val="0"/>
            <w:textInput>
              <w:default w:val="_______"/>
            </w:textInput>
          </w:ffData>
        </w:fldChar>
      </w:r>
      <w:r w:rsidR="002503B6" w:rsidRPr="000237BA">
        <w:rPr>
          <w:color w:val="FF0000"/>
        </w:rPr>
        <w:instrText xml:space="preserve"> FORMTEXT </w:instrText>
      </w:r>
      <w:r w:rsidR="002503B6" w:rsidRPr="000237BA">
        <w:rPr>
          <w:color w:val="FF0000"/>
        </w:rPr>
      </w:r>
      <w:r w:rsidR="002503B6" w:rsidRPr="000237BA">
        <w:rPr>
          <w:color w:val="FF0000"/>
        </w:rPr>
        <w:fldChar w:fldCharType="separate"/>
      </w:r>
      <w:r w:rsidR="002503B6" w:rsidRPr="000237BA">
        <w:rPr>
          <w:noProof/>
          <w:color w:val="FF0000"/>
        </w:rPr>
        <w:t>_______</w:t>
      </w:r>
      <w:r w:rsidR="002503B6" w:rsidRPr="000237BA">
        <w:rPr>
          <w:color w:val="FF0000"/>
        </w:rPr>
        <w:fldChar w:fldCharType="end"/>
      </w:r>
      <w:r w:rsidR="002503B6" w:rsidRPr="000237BA">
        <w:rPr>
          <w:color w:val="FF0000"/>
        </w:rPr>
        <w:t xml:space="preserve"> </w:t>
      </w:r>
      <w:r w:rsidRPr="000237BA">
        <w:rPr>
          <w:color w:val="FF0000"/>
        </w:rPr>
        <w:t xml:space="preserve">delen av </w:t>
      </w:r>
      <w:r w:rsidR="004954DA" w:rsidRPr="004954DA">
        <w:rPr>
          <w:color w:val="FF0000"/>
        </w:rPr>
        <w:t>utredningsområdet</w:t>
      </w:r>
      <w:r w:rsidRPr="000237BA">
        <w:rPr>
          <w:color w:val="FF0000"/>
        </w:rPr>
        <w:t xml:space="preserve">. Vid </w:t>
      </w:r>
      <w:r w:rsidR="002503B6" w:rsidRPr="000237BA">
        <w:rPr>
          <w:color w:val="FF0000"/>
        </w:rPr>
        <w:fldChar w:fldCharType="begin">
          <w:ffData>
            <w:name w:val="Text1"/>
            <w:enabled/>
            <w:calcOnExit w:val="0"/>
            <w:textInput>
              <w:default w:val="_______"/>
            </w:textInput>
          </w:ffData>
        </w:fldChar>
      </w:r>
      <w:r w:rsidR="002503B6" w:rsidRPr="000237BA">
        <w:rPr>
          <w:color w:val="FF0000"/>
        </w:rPr>
        <w:instrText xml:space="preserve"> FORMTEXT </w:instrText>
      </w:r>
      <w:r w:rsidR="002503B6" w:rsidRPr="000237BA">
        <w:rPr>
          <w:color w:val="FF0000"/>
        </w:rPr>
      </w:r>
      <w:r w:rsidR="002503B6" w:rsidRPr="000237BA">
        <w:rPr>
          <w:color w:val="FF0000"/>
        </w:rPr>
        <w:fldChar w:fldCharType="separate"/>
      </w:r>
      <w:r w:rsidR="002503B6" w:rsidRPr="000237BA">
        <w:rPr>
          <w:noProof/>
          <w:color w:val="FF0000"/>
        </w:rPr>
        <w:t>_______</w:t>
      </w:r>
      <w:r w:rsidR="002503B6" w:rsidRPr="000237BA">
        <w:rPr>
          <w:color w:val="FF0000"/>
        </w:rPr>
        <w:fldChar w:fldCharType="end"/>
      </w:r>
      <w:r w:rsidR="002503B6" w:rsidRPr="000237BA">
        <w:rPr>
          <w:color w:val="FF0000"/>
        </w:rPr>
        <w:t xml:space="preserve"> </w:t>
      </w:r>
      <w:r w:rsidRPr="000237BA">
        <w:rPr>
          <w:color w:val="FF0000"/>
        </w:rPr>
        <w:t xml:space="preserve">tillfällen observerades hanen i kungsörnsparet </w:t>
      </w:r>
      <w:proofErr w:type="spellStart"/>
      <w:r w:rsidRPr="000237BA">
        <w:rPr>
          <w:color w:val="FF0000"/>
        </w:rPr>
        <w:t>spelflyga</w:t>
      </w:r>
      <w:proofErr w:type="spellEnd"/>
      <w:r w:rsidRPr="000237BA">
        <w:rPr>
          <w:color w:val="FF0000"/>
        </w:rPr>
        <w:t xml:space="preserve"> för honan på låg höjd (I</w:t>
      </w:r>
      <w:r w:rsidR="002503B6" w:rsidRPr="000237BA">
        <w:rPr>
          <w:color w:val="FF0000"/>
        </w:rPr>
        <w:t>D</w:t>
      </w:r>
      <w:r w:rsidRPr="000237BA">
        <w:rPr>
          <w:color w:val="FF0000"/>
        </w:rPr>
        <w:t xml:space="preserve"> 7</w:t>
      </w:r>
      <w:r w:rsidR="002503B6" w:rsidRPr="000237BA">
        <w:rPr>
          <w:color w:val="FF0000"/>
        </w:rPr>
        <w:t>,</w:t>
      </w:r>
      <w:r w:rsidRPr="000237BA">
        <w:rPr>
          <w:color w:val="FF0000"/>
        </w:rPr>
        <w:t xml:space="preserve"> 8 i figur 2). Spelflykt observerades vid båda tillfällen i området kring </w:t>
      </w:r>
      <w:r w:rsidR="002503B6" w:rsidRPr="000237BA">
        <w:rPr>
          <w:color w:val="FF0000"/>
        </w:rPr>
        <w:fldChar w:fldCharType="begin">
          <w:ffData>
            <w:name w:val="Text1"/>
            <w:enabled/>
            <w:calcOnExit w:val="0"/>
            <w:textInput>
              <w:default w:val="_______"/>
            </w:textInput>
          </w:ffData>
        </w:fldChar>
      </w:r>
      <w:r w:rsidR="002503B6" w:rsidRPr="000237BA">
        <w:rPr>
          <w:color w:val="FF0000"/>
        </w:rPr>
        <w:instrText xml:space="preserve"> FORMTEXT </w:instrText>
      </w:r>
      <w:r w:rsidR="002503B6" w:rsidRPr="000237BA">
        <w:rPr>
          <w:color w:val="FF0000"/>
        </w:rPr>
      </w:r>
      <w:r w:rsidR="002503B6" w:rsidRPr="000237BA">
        <w:rPr>
          <w:color w:val="FF0000"/>
        </w:rPr>
        <w:fldChar w:fldCharType="separate"/>
      </w:r>
      <w:r w:rsidR="002503B6" w:rsidRPr="000237BA">
        <w:rPr>
          <w:noProof/>
          <w:color w:val="FF0000"/>
        </w:rPr>
        <w:t>_______</w:t>
      </w:r>
      <w:r w:rsidR="002503B6" w:rsidRPr="000237BA">
        <w:rPr>
          <w:color w:val="FF0000"/>
        </w:rPr>
        <w:fldChar w:fldCharType="end"/>
      </w:r>
      <w:r w:rsidRPr="000237BA">
        <w:rPr>
          <w:color w:val="FF0000"/>
        </w:rPr>
        <w:t>. Fyra av fem observationer av kungsörnsparet gjordes inom</w:t>
      </w:r>
      <w:r w:rsidR="002503B6" w:rsidRPr="000237BA">
        <w:rPr>
          <w:color w:val="FF0000"/>
        </w:rPr>
        <w:t>,</w:t>
      </w:r>
      <w:r w:rsidRPr="000237BA">
        <w:rPr>
          <w:color w:val="FF0000"/>
        </w:rPr>
        <w:t xml:space="preserve"> eller ett stycke utanför</w:t>
      </w:r>
      <w:r w:rsidR="002503B6" w:rsidRPr="000237BA">
        <w:rPr>
          <w:color w:val="FF0000"/>
        </w:rPr>
        <w:t>,</w:t>
      </w:r>
      <w:r w:rsidRPr="000237BA">
        <w:rPr>
          <w:color w:val="FF0000"/>
        </w:rPr>
        <w:t xml:space="preserve"> den nordöstra delen av </w:t>
      </w:r>
      <w:r w:rsidR="004954DA" w:rsidRPr="004954DA">
        <w:rPr>
          <w:color w:val="FF0000"/>
        </w:rPr>
        <w:t>utredningsområdet</w:t>
      </w:r>
      <w:r w:rsidRPr="000237BA">
        <w:rPr>
          <w:color w:val="FF0000"/>
        </w:rPr>
        <w:t>. En observation av paret gjordes inom projektområdet</w:t>
      </w:r>
      <w:r w:rsidR="002503B6" w:rsidRPr="000237BA">
        <w:rPr>
          <w:color w:val="FF0000"/>
        </w:rPr>
        <w:t xml:space="preserve">. </w:t>
      </w:r>
      <w:r w:rsidRPr="000237BA">
        <w:rPr>
          <w:color w:val="FF0000"/>
        </w:rPr>
        <w:t>(I</w:t>
      </w:r>
      <w:r w:rsidR="00B42568" w:rsidRPr="000237BA">
        <w:rPr>
          <w:color w:val="FF0000"/>
        </w:rPr>
        <w:t>D</w:t>
      </w:r>
      <w:r w:rsidRPr="000237BA">
        <w:rPr>
          <w:color w:val="FF0000"/>
        </w:rPr>
        <w:t xml:space="preserve"> 6), när örnparet sågs kretsande tillsammans över </w:t>
      </w:r>
      <w:r w:rsidR="00A71017" w:rsidRPr="000237BA">
        <w:rPr>
          <w:color w:val="FF0000"/>
        </w:rPr>
        <w:fldChar w:fldCharType="begin">
          <w:ffData>
            <w:name w:val="Text1"/>
            <w:enabled/>
            <w:calcOnExit w:val="0"/>
            <w:textInput>
              <w:default w:val="_______"/>
            </w:textInput>
          </w:ffData>
        </w:fldChar>
      </w:r>
      <w:r w:rsidR="00A71017" w:rsidRPr="000237BA">
        <w:rPr>
          <w:color w:val="FF0000"/>
        </w:rPr>
        <w:instrText xml:space="preserve"> FORMTEXT </w:instrText>
      </w:r>
      <w:r w:rsidR="00A71017" w:rsidRPr="000237BA">
        <w:rPr>
          <w:color w:val="FF0000"/>
        </w:rPr>
      </w:r>
      <w:r w:rsidR="00A71017" w:rsidRPr="000237BA">
        <w:rPr>
          <w:color w:val="FF0000"/>
        </w:rPr>
        <w:fldChar w:fldCharType="separate"/>
      </w:r>
      <w:r w:rsidR="00A71017" w:rsidRPr="000237BA">
        <w:rPr>
          <w:noProof/>
          <w:color w:val="FF0000"/>
        </w:rPr>
        <w:t>_______</w:t>
      </w:r>
      <w:r w:rsidR="00A71017" w:rsidRPr="000237BA">
        <w:rPr>
          <w:color w:val="FF0000"/>
        </w:rPr>
        <w:fldChar w:fldCharType="end"/>
      </w:r>
      <w:r w:rsidRPr="000237BA">
        <w:rPr>
          <w:color w:val="FF0000"/>
        </w:rPr>
        <w:t xml:space="preserve">. De hade västlig kurs och förlorades ur sikte i höjd med </w:t>
      </w:r>
      <w:r w:rsidR="00021523" w:rsidRPr="000237BA">
        <w:rPr>
          <w:color w:val="FF0000"/>
        </w:rPr>
        <w:fldChar w:fldCharType="begin">
          <w:ffData>
            <w:name w:val="Text1"/>
            <w:enabled/>
            <w:calcOnExit w:val="0"/>
            <w:textInput>
              <w:default w:val="_______"/>
            </w:textInput>
          </w:ffData>
        </w:fldChar>
      </w:r>
      <w:r w:rsidR="00021523" w:rsidRPr="000237BA">
        <w:rPr>
          <w:color w:val="FF0000"/>
        </w:rPr>
        <w:instrText xml:space="preserve"> FORMTEXT </w:instrText>
      </w:r>
      <w:r w:rsidR="00021523" w:rsidRPr="000237BA">
        <w:rPr>
          <w:color w:val="FF0000"/>
        </w:rPr>
      </w:r>
      <w:r w:rsidR="00021523" w:rsidRPr="000237BA">
        <w:rPr>
          <w:color w:val="FF0000"/>
        </w:rPr>
        <w:fldChar w:fldCharType="separate"/>
      </w:r>
      <w:r w:rsidR="00021523" w:rsidRPr="000237BA">
        <w:rPr>
          <w:noProof/>
          <w:color w:val="FF0000"/>
        </w:rPr>
        <w:t>_______</w:t>
      </w:r>
      <w:r w:rsidR="00021523" w:rsidRPr="000237BA">
        <w:rPr>
          <w:color w:val="FF0000"/>
        </w:rPr>
        <w:fldChar w:fldCharType="end"/>
      </w:r>
      <w:r w:rsidRPr="000237BA">
        <w:rPr>
          <w:color w:val="FF0000"/>
        </w:rPr>
        <w:t xml:space="preserve">. </w:t>
      </w:r>
    </w:p>
    <w:p w14:paraId="7729D1AE" w14:textId="77777777" w:rsidR="001C2419" w:rsidRPr="000237BA" w:rsidRDefault="00E54BBC" w:rsidP="00E54BBC">
      <w:pPr>
        <w:rPr>
          <w:color w:val="FF0000"/>
        </w:rPr>
      </w:pPr>
      <w:r w:rsidRPr="000237BA">
        <w:rPr>
          <w:color w:val="FF0000"/>
        </w:rPr>
        <w:t xml:space="preserve">En observation av en ensam adult kungsörn gjordes den </w:t>
      </w:r>
      <w:r w:rsidR="00021523" w:rsidRPr="000237BA">
        <w:rPr>
          <w:color w:val="FF0000"/>
        </w:rPr>
        <w:fldChar w:fldCharType="begin">
          <w:ffData>
            <w:name w:val="Text1"/>
            <w:enabled/>
            <w:calcOnExit w:val="0"/>
            <w:textInput>
              <w:default w:val="_______"/>
            </w:textInput>
          </w:ffData>
        </w:fldChar>
      </w:r>
      <w:r w:rsidR="00021523" w:rsidRPr="000237BA">
        <w:rPr>
          <w:color w:val="FF0000"/>
        </w:rPr>
        <w:instrText xml:space="preserve"> FORMTEXT </w:instrText>
      </w:r>
      <w:r w:rsidR="00021523" w:rsidRPr="000237BA">
        <w:rPr>
          <w:color w:val="FF0000"/>
        </w:rPr>
      </w:r>
      <w:r w:rsidR="00021523" w:rsidRPr="000237BA">
        <w:rPr>
          <w:color w:val="FF0000"/>
        </w:rPr>
        <w:fldChar w:fldCharType="separate"/>
      </w:r>
      <w:r w:rsidR="00021523" w:rsidRPr="000237BA">
        <w:rPr>
          <w:noProof/>
          <w:color w:val="FF0000"/>
        </w:rPr>
        <w:t>_______</w:t>
      </w:r>
      <w:r w:rsidR="00021523" w:rsidRPr="000237BA">
        <w:rPr>
          <w:color w:val="FF0000"/>
        </w:rPr>
        <w:fldChar w:fldCharType="end"/>
      </w:r>
      <w:r w:rsidR="00021523" w:rsidRPr="000237BA">
        <w:rPr>
          <w:color w:val="FF0000"/>
        </w:rPr>
        <w:t xml:space="preserve"> </w:t>
      </w:r>
      <w:r w:rsidRPr="000237BA">
        <w:rPr>
          <w:color w:val="FF0000"/>
        </w:rPr>
        <w:t>(I</w:t>
      </w:r>
      <w:r w:rsidR="00021523" w:rsidRPr="000237BA">
        <w:rPr>
          <w:color w:val="FF0000"/>
        </w:rPr>
        <w:t>D</w:t>
      </w:r>
      <w:r w:rsidRPr="000237BA">
        <w:rPr>
          <w:color w:val="FF0000"/>
        </w:rPr>
        <w:t xml:space="preserve"> 2) över </w:t>
      </w:r>
      <w:r w:rsidR="00021523" w:rsidRPr="000237BA">
        <w:rPr>
          <w:color w:val="FF0000"/>
        </w:rPr>
        <w:fldChar w:fldCharType="begin">
          <w:ffData>
            <w:name w:val="Text1"/>
            <w:enabled/>
            <w:calcOnExit w:val="0"/>
            <w:textInput>
              <w:default w:val="_______"/>
            </w:textInput>
          </w:ffData>
        </w:fldChar>
      </w:r>
      <w:r w:rsidR="00021523" w:rsidRPr="000237BA">
        <w:rPr>
          <w:color w:val="FF0000"/>
        </w:rPr>
        <w:instrText xml:space="preserve"> FORMTEXT </w:instrText>
      </w:r>
      <w:r w:rsidR="00021523" w:rsidRPr="000237BA">
        <w:rPr>
          <w:color w:val="FF0000"/>
        </w:rPr>
      </w:r>
      <w:r w:rsidR="00021523" w:rsidRPr="000237BA">
        <w:rPr>
          <w:color w:val="FF0000"/>
        </w:rPr>
        <w:fldChar w:fldCharType="separate"/>
      </w:r>
      <w:r w:rsidR="00021523" w:rsidRPr="000237BA">
        <w:rPr>
          <w:noProof/>
          <w:color w:val="FF0000"/>
        </w:rPr>
        <w:t>_______</w:t>
      </w:r>
      <w:r w:rsidR="00021523" w:rsidRPr="000237BA">
        <w:rPr>
          <w:color w:val="FF0000"/>
        </w:rPr>
        <w:fldChar w:fldCharType="end"/>
      </w:r>
      <w:r w:rsidRPr="000237BA">
        <w:rPr>
          <w:color w:val="FF0000"/>
        </w:rPr>
        <w:t xml:space="preserve">, beläget omkring </w:t>
      </w:r>
      <w:r w:rsidR="00152CFC" w:rsidRPr="000237BA">
        <w:rPr>
          <w:color w:val="FF0000"/>
        </w:rPr>
        <w:fldChar w:fldCharType="begin">
          <w:ffData>
            <w:name w:val="Text1"/>
            <w:enabled/>
            <w:calcOnExit w:val="0"/>
            <w:textInput>
              <w:default w:val="_______"/>
            </w:textInput>
          </w:ffData>
        </w:fldChar>
      </w:r>
      <w:r w:rsidR="00152CFC" w:rsidRPr="000237BA">
        <w:rPr>
          <w:color w:val="FF0000"/>
        </w:rPr>
        <w:instrText xml:space="preserve"> FORMTEXT </w:instrText>
      </w:r>
      <w:r w:rsidR="00152CFC" w:rsidRPr="000237BA">
        <w:rPr>
          <w:color w:val="FF0000"/>
        </w:rPr>
      </w:r>
      <w:r w:rsidR="00152CFC" w:rsidRPr="000237BA">
        <w:rPr>
          <w:color w:val="FF0000"/>
        </w:rPr>
        <w:fldChar w:fldCharType="separate"/>
      </w:r>
      <w:r w:rsidR="00152CFC" w:rsidRPr="000237BA">
        <w:rPr>
          <w:noProof/>
          <w:color w:val="FF0000"/>
        </w:rPr>
        <w:t>_______</w:t>
      </w:r>
      <w:r w:rsidR="00152CFC" w:rsidRPr="000237BA">
        <w:rPr>
          <w:color w:val="FF0000"/>
        </w:rPr>
        <w:fldChar w:fldCharType="end"/>
      </w:r>
      <w:r w:rsidR="00152CFC" w:rsidRPr="000237BA">
        <w:rPr>
          <w:color w:val="FF0000"/>
        </w:rPr>
        <w:t xml:space="preserve"> </w:t>
      </w:r>
      <w:r w:rsidRPr="000237BA">
        <w:rPr>
          <w:color w:val="FF0000"/>
        </w:rPr>
        <w:t xml:space="preserve">kilometer öster om </w:t>
      </w:r>
      <w:r w:rsidR="00152CFC" w:rsidRPr="000237BA">
        <w:rPr>
          <w:color w:val="FF0000"/>
        </w:rPr>
        <w:fldChar w:fldCharType="begin">
          <w:ffData>
            <w:name w:val="Text1"/>
            <w:enabled/>
            <w:calcOnExit w:val="0"/>
            <w:textInput>
              <w:default w:val="_______"/>
            </w:textInput>
          </w:ffData>
        </w:fldChar>
      </w:r>
      <w:r w:rsidR="00152CFC" w:rsidRPr="000237BA">
        <w:rPr>
          <w:color w:val="FF0000"/>
        </w:rPr>
        <w:instrText xml:space="preserve"> FORMTEXT </w:instrText>
      </w:r>
      <w:r w:rsidR="00152CFC" w:rsidRPr="000237BA">
        <w:rPr>
          <w:color w:val="FF0000"/>
        </w:rPr>
      </w:r>
      <w:r w:rsidR="00152CFC" w:rsidRPr="000237BA">
        <w:rPr>
          <w:color w:val="FF0000"/>
        </w:rPr>
        <w:fldChar w:fldCharType="separate"/>
      </w:r>
      <w:r w:rsidR="00152CFC" w:rsidRPr="000237BA">
        <w:rPr>
          <w:noProof/>
          <w:color w:val="FF0000"/>
        </w:rPr>
        <w:t>_______</w:t>
      </w:r>
      <w:r w:rsidR="00152CFC" w:rsidRPr="000237BA">
        <w:rPr>
          <w:color w:val="FF0000"/>
        </w:rPr>
        <w:fldChar w:fldCharType="end"/>
      </w:r>
      <w:r w:rsidRPr="000237BA">
        <w:rPr>
          <w:color w:val="FF0000"/>
        </w:rPr>
        <w:t xml:space="preserve">. </w:t>
      </w:r>
    </w:p>
    <w:p w14:paraId="1A5DE6DE" w14:textId="77777777" w:rsidR="00E54BBC" w:rsidRPr="000237BA" w:rsidRDefault="00E54BBC" w:rsidP="00E54BBC">
      <w:pPr>
        <w:rPr>
          <w:color w:val="FF0000"/>
        </w:rPr>
      </w:pPr>
      <w:r w:rsidRPr="000237BA">
        <w:rPr>
          <w:color w:val="FF0000"/>
        </w:rPr>
        <w:t xml:space="preserve">Två observationer av en </w:t>
      </w:r>
      <w:r w:rsidR="003A4C34" w:rsidRPr="000237BA">
        <w:rPr>
          <w:color w:val="FF0000"/>
        </w:rPr>
        <w:t>eller</w:t>
      </w:r>
      <w:r w:rsidRPr="000237BA">
        <w:rPr>
          <w:color w:val="FF0000"/>
        </w:rPr>
        <w:t xml:space="preserve"> två yngre kungsörnar gjordes den </w:t>
      </w:r>
      <w:r w:rsidR="00CF03E3" w:rsidRPr="000237BA">
        <w:rPr>
          <w:color w:val="FF0000"/>
        </w:rPr>
        <w:fldChar w:fldCharType="begin">
          <w:ffData>
            <w:name w:val="Text1"/>
            <w:enabled/>
            <w:calcOnExit w:val="0"/>
            <w:textInput>
              <w:default w:val="_______"/>
            </w:textInput>
          </w:ffData>
        </w:fldChar>
      </w:r>
      <w:r w:rsidR="00CF03E3" w:rsidRPr="000237BA">
        <w:rPr>
          <w:color w:val="FF0000"/>
        </w:rPr>
        <w:instrText xml:space="preserve"> FORMTEXT </w:instrText>
      </w:r>
      <w:r w:rsidR="00CF03E3" w:rsidRPr="000237BA">
        <w:rPr>
          <w:color w:val="FF0000"/>
        </w:rPr>
      </w:r>
      <w:r w:rsidR="00CF03E3" w:rsidRPr="000237BA">
        <w:rPr>
          <w:color w:val="FF0000"/>
        </w:rPr>
        <w:fldChar w:fldCharType="separate"/>
      </w:r>
      <w:r w:rsidR="00CF03E3" w:rsidRPr="000237BA">
        <w:rPr>
          <w:noProof/>
          <w:color w:val="FF0000"/>
        </w:rPr>
        <w:t>_______</w:t>
      </w:r>
      <w:r w:rsidR="00CF03E3" w:rsidRPr="000237BA">
        <w:rPr>
          <w:color w:val="FF0000"/>
        </w:rPr>
        <w:fldChar w:fldCharType="end"/>
      </w:r>
      <w:r w:rsidR="00CF03E3" w:rsidRPr="000237BA">
        <w:rPr>
          <w:color w:val="FF0000"/>
        </w:rPr>
        <w:t xml:space="preserve"> </w:t>
      </w:r>
      <w:r w:rsidRPr="000237BA">
        <w:rPr>
          <w:color w:val="FF0000"/>
        </w:rPr>
        <w:t>(I</w:t>
      </w:r>
      <w:r w:rsidR="00CF03E3" w:rsidRPr="000237BA">
        <w:rPr>
          <w:color w:val="FF0000"/>
        </w:rPr>
        <w:t>D</w:t>
      </w:r>
      <w:r w:rsidRPr="000237BA">
        <w:rPr>
          <w:color w:val="FF0000"/>
        </w:rPr>
        <w:t xml:space="preserve"> 1</w:t>
      </w:r>
      <w:r w:rsidR="00CF03E3" w:rsidRPr="000237BA">
        <w:rPr>
          <w:color w:val="FF0000"/>
        </w:rPr>
        <w:t xml:space="preserve"> &amp;</w:t>
      </w:r>
      <w:r w:rsidRPr="000237BA">
        <w:rPr>
          <w:color w:val="FF0000"/>
        </w:rPr>
        <w:t xml:space="preserve"> 3). Båda observationerna utgörs av 2K</w:t>
      </w:r>
      <w:r w:rsidR="000237BA" w:rsidRPr="000237BA">
        <w:rPr>
          <w:rStyle w:val="FootnoteReference"/>
          <w:color w:val="FF0000"/>
        </w:rPr>
        <w:footnoteReference w:id="2"/>
      </w:r>
      <w:r w:rsidRPr="000237BA">
        <w:rPr>
          <w:color w:val="FF0000"/>
        </w:rPr>
        <w:t xml:space="preserve"> kungsörnar.</w:t>
      </w:r>
      <w:r w:rsidR="00CF03E3" w:rsidRPr="000237BA">
        <w:rPr>
          <w:color w:val="FF0000"/>
        </w:rPr>
        <w:t xml:space="preserve"> </w:t>
      </w:r>
    </w:p>
    <w:p w14:paraId="1F6E806F" w14:textId="485BAAE1" w:rsidR="00464816" w:rsidRDefault="00464816" w:rsidP="00CF03E3">
      <w:pPr>
        <w:pStyle w:val="Tabellbeskr"/>
      </w:pPr>
      <w:r w:rsidRPr="00CF03E3">
        <w:rPr>
          <w:b/>
          <w:bCs/>
        </w:rPr>
        <w:t xml:space="preserve">Tabell </w:t>
      </w:r>
      <w:r w:rsidRPr="00986184">
        <w:rPr>
          <w:b/>
          <w:bCs/>
          <w:color w:val="FF0000"/>
        </w:rPr>
        <w:t>2</w:t>
      </w:r>
      <w:r w:rsidRPr="00CF03E3">
        <w:rPr>
          <w:b/>
          <w:bCs/>
        </w:rPr>
        <w:t>.</w:t>
      </w:r>
      <w:r w:rsidRPr="00CF03E3">
        <w:t xml:space="preserve"> Detaljer för observationer av kungsörn gjorda under inventeringen vid </w:t>
      </w:r>
      <w:r w:rsidR="003250D6" w:rsidRPr="00852F74">
        <w:rPr>
          <w:color w:val="808080" w:themeColor="background1" w:themeShade="80"/>
        </w:rPr>
        <w:t>{{Titel}}</w:t>
      </w:r>
      <w:r w:rsidRPr="00CF03E3">
        <w:rPr>
          <w:color w:val="FF0000"/>
        </w:rPr>
        <w:t xml:space="preserve"> </w:t>
      </w:r>
      <w:r w:rsidR="003250D6" w:rsidRPr="00852F74">
        <w:rPr>
          <w:color w:val="808080" w:themeColor="background1" w:themeShade="80"/>
        </w:rPr>
        <w:t>{{År}}</w:t>
      </w:r>
      <w:r w:rsidRPr="00CF03E3">
        <w:t xml:space="preserve">. </w:t>
      </w:r>
      <w:r w:rsidR="00AA31D0" w:rsidRPr="00986184">
        <w:rPr>
          <w:i/>
          <w:iCs/>
        </w:rPr>
        <w:t>ID</w:t>
      </w:r>
      <w:r w:rsidR="00986184">
        <w:t xml:space="preserve"> avser </w:t>
      </w:r>
      <w:r w:rsidR="00AA31D0">
        <w:t xml:space="preserve">observationens numrering. </w:t>
      </w:r>
      <w:r w:rsidR="006A53BD" w:rsidRPr="00986184">
        <w:rPr>
          <w:i/>
          <w:iCs/>
        </w:rPr>
        <w:t>Tid</w:t>
      </w:r>
      <w:r w:rsidR="00986184">
        <w:t xml:space="preserve"> </w:t>
      </w:r>
      <w:r w:rsidR="006A53BD">
        <w:t xml:space="preserve">avser den tidsperiod då observationen gjordes. </w:t>
      </w:r>
      <w:r w:rsidR="0006245A" w:rsidRPr="00986184">
        <w:rPr>
          <w:i/>
          <w:iCs/>
        </w:rPr>
        <w:t>O.p.</w:t>
      </w:r>
      <w:r w:rsidR="00986184">
        <w:t xml:space="preserve"> avser </w:t>
      </w:r>
      <w:r w:rsidR="0006245A">
        <w:t>observationspunkt</w:t>
      </w:r>
      <w:r w:rsidR="00AA31D0">
        <w:t xml:space="preserve"> (se </w:t>
      </w:r>
      <w:r w:rsidR="00AA31D0" w:rsidRPr="004713E1">
        <w:rPr>
          <w:color w:val="FF0000"/>
        </w:rPr>
        <w:t xml:space="preserve">tabell </w:t>
      </w:r>
      <w:r w:rsidR="00AA31D0">
        <w:rPr>
          <w:color w:val="FF0000"/>
        </w:rPr>
        <w:t>1</w:t>
      </w:r>
      <w:r w:rsidR="00AA31D0">
        <w:t>)</w:t>
      </w:r>
      <w:r w:rsidR="0006245A">
        <w:t>.</w:t>
      </w:r>
      <w:r w:rsidR="00E664F3">
        <w:t xml:space="preserve"> </w:t>
      </w:r>
      <w:r w:rsidRPr="00986184">
        <w:rPr>
          <w:i/>
          <w:iCs/>
        </w:rPr>
        <w:t>Inv</w:t>
      </w:r>
      <w:r w:rsidRPr="00CF03E3">
        <w:t>.</w:t>
      </w:r>
      <w:r w:rsidR="00986184">
        <w:t xml:space="preserve"> avser </w:t>
      </w:r>
      <w:r w:rsidR="00952D98">
        <w:t>inventeraren</w:t>
      </w:r>
      <w:r w:rsidRPr="00CF03E3">
        <w:t xml:space="preserve"> som gjort observationen </w:t>
      </w:r>
      <w:r w:rsidRPr="003A48E1">
        <w:rPr>
          <w:color w:val="auto"/>
        </w:rPr>
        <w:t>(</w:t>
      </w:r>
      <w:r w:rsidR="00EC4AA2" w:rsidRPr="00852F74">
        <w:rPr>
          <w:color w:val="808080" w:themeColor="background1" w:themeShade="80"/>
        </w:rPr>
        <w:t>{{Full_in</w:t>
      </w:r>
      <w:r w:rsidR="003A48E1" w:rsidRPr="00852F74">
        <w:rPr>
          <w:color w:val="808080" w:themeColor="background1" w:themeShade="80"/>
        </w:rPr>
        <w:t>it</w:t>
      </w:r>
      <w:r w:rsidR="00EC4AA2" w:rsidRPr="00852F74">
        <w:rPr>
          <w:color w:val="808080" w:themeColor="background1" w:themeShade="80"/>
        </w:rPr>
        <w:t>}}</w:t>
      </w:r>
      <w:r w:rsidR="003A48E1" w:rsidRPr="00852F74">
        <w:rPr>
          <w:color w:val="808080" w:themeColor="background1" w:themeShade="80"/>
        </w:rPr>
        <w:t xml:space="preserve"> </w:t>
      </w:r>
      <w:r w:rsidRPr="00852F74">
        <w:rPr>
          <w:color w:val="auto"/>
        </w:rPr>
        <w:t>=</w:t>
      </w:r>
      <w:r w:rsidR="00986184">
        <w:rPr>
          <w:color w:val="FF0000"/>
        </w:rPr>
        <w:t xml:space="preserve"> </w:t>
      </w:r>
      <w:r w:rsidR="00EC4AA2" w:rsidRPr="00852F74">
        <w:rPr>
          <w:color w:val="808080" w:themeColor="background1" w:themeShade="80"/>
        </w:rPr>
        <w:t>{{Fältpersonal}}</w:t>
      </w:r>
      <w:r w:rsidRPr="00CF03E3">
        <w:t xml:space="preserve">). </w:t>
      </w:r>
      <w:r w:rsidR="00AA31D0" w:rsidRPr="00986184">
        <w:rPr>
          <w:i/>
          <w:iCs/>
        </w:rPr>
        <w:t>Ålder</w:t>
      </w:r>
      <w:r w:rsidR="00AA31D0">
        <w:t xml:space="preserve"> förkortas enligt 1K=fågelns första kalenderår, 2K=andra kalenderåret osv, Ad=adult. </w:t>
      </w:r>
    </w:p>
    <w:tbl>
      <w:tblPr>
        <w:tblStyle w:val="TableGrid"/>
        <w:tblW w:w="906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1"/>
        <w:gridCol w:w="794"/>
        <w:gridCol w:w="737"/>
        <w:gridCol w:w="567"/>
        <w:gridCol w:w="567"/>
        <w:gridCol w:w="709"/>
        <w:gridCol w:w="737"/>
        <w:gridCol w:w="680"/>
        <w:gridCol w:w="3855"/>
      </w:tblGrid>
      <w:tr w:rsidR="00020D18" w:rsidRPr="009B16CE" w14:paraId="5519EE6B" w14:textId="77777777" w:rsidTr="00A103CC">
        <w:trPr>
          <w:trHeight w:val="411"/>
          <w:tblHeader/>
        </w:trPr>
        <w:tc>
          <w:tcPr>
            <w:tcW w:w="421" w:type="dxa"/>
            <w:shd w:val="clear" w:color="auto" w:fill="D9D9D9" w:themeFill="background1" w:themeFillShade="D9"/>
            <w:vAlign w:val="center"/>
          </w:tcPr>
          <w:p w14:paraId="6D41D520" w14:textId="77777777" w:rsidR="00020D18" w:rsidRPr="009B16CE" w:rsidRDefault="00020D18" w:rsidP="00A103CC">
            <w:pPr>
              <w:pStyle w:val="Tabell0"/>
              <w:rPr>
                <w:b/>
                <w:bCs/>
                <w:lang w:eastAsia="sv-SE"/>
              </w:rPr>
            </w:pPr>
            <w:r>
              <w:rPr>
                <w:b/>
                <w:bCs/>
                <w:lang w:eastAsia="sv-SE"/>
              </w:rPr>
              <w:t>ID</w:t>
            </w:r>
          </w:p>
        </w:tc>
        <w:tc>
          <w:tcPr>
            <w:tcW w:w="794" w:type="dxa"/>
            <w:shd w:val="clear" w:color="auto" w:fill="D9D9D9" w:themeFill="background1" w:themeFillShade="D9"/>
            <w:vAlign w:val="center"/>
          </w:tcPr>
          <w:p w14:paraId="119A0C50" w14:textId="77777777" w:rsidR="00020D18" w:rsidRPr="009B16CE" w:rsidRDefault="00020D18" w:rsidP="00A103CC">
            <w:pPr>
              <w:pStyle w:val="Tabell0"/>
              <w:rPr>
                <w:b/>
                <w:bCs/>
                <w:lang w:eastAsia="sv-SE"/>
              </w:rPr>
            </w:pPr>
            <w:r>
              <w:rPr>
                <w:b/>
                <w:bCs/>
                <w:lang w:eastAsia="sv-SE"/>
              </w:rPr>
              <w:t>Datum</w:t>
            </w:r>
          </w:p>
        </w:tc>
        <w:tc>
          <w:tcPr>
            <w:tcW w:w="737" w:type="dxa"/>
            <w:shd w:val="clear" w:color="auto" w:fill="D9D9D9" w:themeFill="background1" w:themeFillShade="D9"/>
            <w:vAlign w:val="center"/>
          </w:tcPr>
          <w:p w14:paraId="5DD70AE3" w14:textId="77777777" w:rsidR="00020D18" w:rsidRPr="009B16CE" w:rsidRDefault="00020D18" w:rsidP="00A103CC">
            <w:pPr>
              <w:pStyle w:val="Tabell0"/>
              <w:rPr>
                <w:b/>
                <w:bCs/>
                <w:lang w:eastAsia="sv-SE"/>
              </w:rPr>
            </w:pPr>
            <w:r>
              <w:rPr>
                <w:b/>
                <w:bCs/>
                <w:lang w:eastAsia="sv-SE"/>
              </w:rPr>
              <w:t>Tid</w:t>
            </w:r>
          </w:p>
        </w:tc>
        <w:tc>
          <w:tcPr>
            <w:tcW w:w="567" w:type="dxa"/>
            <w:shd w:val="clear" w:color="auto" w:fill="D9D9D9" w:themeFill="background1" w:themeFillShade="D9"/>
            <w:vAlign w:val="center"/>
          </w:tcPr>
          <w:p w14:paraId="1DC99EA7" w14:textId="77777777" w:rsidR="00020D18" w:rsidRPr="009B16CE" w:rsidRDefault="00020D18" w:rsidP="00A103CC">
            <w:pPr>
              <w:pStyle w:val="Tabell0"/>
              <w:rPr>
                <w:b/>
                <w:bCs/>
                <w:lang w:eastAsia="sv-SE"/>
              </w:rPr>
            </w:pPr>
            <w:proofErr w:type="spellStart"/>
            <w:r w:rsidRPr="009B16CE">
              <w:rPr>
                <w:b/>
                <w:bCs/>
                <w:lang w:eastAsia="sv-SE"/>
              </w:rPr>
              <w:t>O.p</w:t>
            </w:r>
            <w:proofErr w:type="spellEnd"/>
            <w:r>
              <w:rPr>
                <w:b/>
                <w:bCs/>
                <w:lang w:eastAsia="sv-SE"/>
              </w:rPr>
              <w:t>.</w:t>
            </w:r>
          </w:p>
        </w:tc>
        <w:tc>
          <w:tcPr>
            <w:tcW w:w="567" w:type="dxa"/>
            <w:shd w:val="clear" w:color="auto" w:fill="D9D9D9" w:themeFill="background1" w:themeFillShade="D9"/>
            <w:vAlign w:val="center"/>
          </w:tcPr>
          <w:p w14:paraId="5AD82DA1" w14:textId="77777777" w:rsidR="00020D18" w:rsidRDefault="00020D18" w:rsidP="00A103CC">
            <w:pPr>
              <w:pStyle w:val="Tabell0"/>
              <w:rPr>
                <w:b/>
                <w:bCs/>
                <w:lang w:eastAsia="sv-SE"/>
              </w:rPr>
            </w:pPr>
            <w:r>
              <w:rPr>
                <w:b/>
                <w:bCs/>
                <w:lang w:eastAsia="sv-SE"/>
              </w:rPr>
              <w:t>Inv.</w:t>
            </w:r>
          </w:p>
        </w:tc>
        <w:tc>
          <w:tcPr>
            <w:tcW w:w="709" w:type="dxa"/>
            <w:shd w:val="clear" w:color="auto" w:fill="D9D9D9" w:themeFill="background1" w:themeFillShade="D9"/>
            <w:vAlign w:val="center"/>
          </w:tcPr>
          <w:p w14:paraId="325B65D6" w14:textId="77777777" w:rsidR="00020D18" w:rsidRPr="009B16CE" w:rsidRDefault="00020D18" w:rsidP="00A103CC">
            <w:pPr>
              <w:pStyle w:val="Tabell0"/>
              <w:rPr>
                <w:b/>
                <w:bCs/>
                <w:lang w:eastAsia="sv-SE"/>
              </w:rPr>
            </w:pPr>
            <w:r>
              <w:rPr>
                <w:b/>
                <w:bCs/>
                <w:lang w:eastAsia="sv-SE"/>
              </w:rPr>
              <w:t>Antal</w:t>
            </w:r>
          </w:p>
        </w:tc>
        <w:tc>
          <w:tcPr>
            <w:tcW w:w="737" w:type="dxa"/>
            <w:shd w:val="clear" w:color="auto" w:fill="D9D9D9" w:themeFill="background1" w:themeFillShade="D9"/>
            <w:vAlign w:val="center"/>
          </w:tcPr>
          <w:p w14:paraId="775E8F3E" w14:textId="77777777" w:rsidR="00020D18" w:rsidRDefault="00020D18" w:rsidP="00A103CC">
            <w:pPr>
              <w:pStyle w:val="Tabell0"/>
              <w:rPr>
                <w:b/>
                <w:bCs/>
                <w:lang w:eastAsia="sv-SE"/>
              </w:rPr>
            </w:pPr>
            <w:r>
              <w:rPr>
                <w:b/>
                <w:bCs/>
                <w:lang w:eastAsia="sv-SE"/>
              </w:rPr>
              <w:t>Ålder</w:t>
            </w:r>
          </w:p>
        </w:tc>
        <w:tc>
          <w:tcPr>
            <w:tcW w:w="680" w:type="dxa"/>
            <w:shd w:val="clear" w:color="auto" w:fill="D9D9D9" w:themeFill="background1" w:themeFillShade="D9"/>
            <w:vAlign w:val="center"/>
          </w:tcPr>
          <w:p w14:paraId="01AA28D3" w14:textId="77777777" w:rsidR="00020D18" w:rsidRDefault="00020D18" w:rsidP="00A103CC">
            <w:pPr>
              <w:pStyle w:val="Tabell0"/>
              <w:rPr>
                <w:b/>
                <w:bCs/>
                <w:lang w:eastAsia="sv-SE"/>
              </w:rPr>
            </w:pPr>
            <w:r>
              <w:rPr>
                <w:b/>
                <w:bCs/>
                <w:lang w:eastAsia="sv-SE"/>
              </w:rPr>
              <w:t>Kön</w:t>
            </w:r>
          </w:p>
        </w:tc>
        <w:tc>
          <w:tcPr>
            <w:tcW w:w="3855" w:type="dxa"/>
            <w:shd w:val="clear" w:color="auto" w:fill="D9D9D9" w:themeFill="background1" w:themeFillShade="D9"/>
            <w:vAlign w:val="center"/>
          </w:tcPr>
          <w:p w14:paraId="77ECDE52" w14:textId="77777777" w:rsidR="00020D18" w:rsidRPr="009B16CE" w:rsidRDefault="00020D18" w:rsidP="00A103CC">
            <w:pPr>
              <w:pStyle w:val="Tabell0"/>
              <w:rPr>
                <w:b/>
                <w:bCs/>
                <w:lang w:eastAsia="sv-SE"/>
              </w:rPr>
            </w:pPr>
            <w:r w:rsidRPr="009B16CE">
              <w:rPr>
                <w:b/>
                <w:bCs/>
                <w:lang w:eastAsia="sv-SE"/>
              </w:rPr>
              <w:t>Kommentar</w:t>
            </w:r>
          </w:p>
        </w:tc>
      </w:tr>
      <w:tr w:rsidR="00020D18" w:rsidRPr="00EC2557" w14:paraId="4EE7881A" w14:textId="77777777" w:rsidTr="00A103CC">
        <w:tc>
          <w:tcPr>
            <w:tcW w:w="421" w:type="dxa"/>
          </w:tcPr>
          <w:p w14:paraId="5EDC6333" w14:textId="77777777" w:rsidR="00020D18" w:rsidRPr="00EC2557" w:rsidRDefault="00020D18" w:rsidP="00A103CC">
            <w:pPr>
              <w:pStyle w:val="Tabell0"/>
              <w:rPr>
                <w:color w:val="FF0000"/>
                <w:lang w:eastAsia="sv-SE"/>
              </w:rPr>
            </w:pPr>
            <w:r w:rsidRPr="00EC2557">
              <w:rPr>
                <w:color w:val="FF0000"/>
                <w:lang w:eastAsia="sv-SE"/>
              </w:rPr>
              <w:t>1</w:t>
            </w:r>
          </w:p>
        </w:tc>
        <w:tc>
          <w:tcPr>
            <w:tcW w:w="794" w:type="dxa"/>
          </w:tcPr>
          <w:p w14:paraId="47D67DAF" w14:textId="77777777" w:rsidR="00020D18" w:rsidRPr="00EC2557" w:rsidRDefault="00020D18" w:rsidP="00A103CC">
            <w:pPr>
              <w:pStyle w:val="Tabell0"/>
              <w:rPr>
                <w:color w:val="FF0000"/>
                <w:lang w:eastAsia="sv-SE"/>
              </w:rPr>
            </w:pPr>
            <w:r w:rsidRPr="00EC2557">
              <w:rPr>
                <w:color w:val="FF0000"/>
                <w:lang w:eastAsia="sv-SE"/>
              </w:rPr>
              <w:t xml:space="preserve">30/10 </w:t>
            </w:r>
            <w:r>
              <w:rPr>
                <w:color w:val="FF0000"/>
                <w:lang w:eastAsia="sv-SE"/>
              </w:rPr>
              <w:t>2020</w:t>
            </w:r>
          </w:p>
        </w:tc>
        <w:tc>
          <w:tcPr>
            <w:tcW w:w="737" w:type="dxa"/>
          </w:tcPr>
          <w:p w14:paraId="0AA07A78" w14:textId="77777777" w:rsidR="00020D18" w:rsidRPr="00EC2557" w:rsidRDefault="00020D18" w:rsidP="00A103CC">
            <w:pPr>
              <w:pStyle w:val="Tabell0"/>
              <w:rPr>
                <w:color w:val="FF0000"/>
                <w:lang w:eastAsia="sv-SE"/>
              </w:rPr>
            </w:pPr>
            <w:r w:rsidRPr="00EC2557">
              <w:rPr>
                <w:color w:val="FF0000"/>
                <w:lang w:eastAsia="sv-SE"/>
              </w:rPr>
              <w:t>1</w:t>
            </w:r>
            <w:r>
              <w:rPr>
                <w:color w:val="FF0000"/>
                <w:lang w:eastAsia="sv-SE"/>
              </w:rPr>
              <w:t>1</w:t>
            </w:r>
            <w:r w:rsidRPr="00EC2557">
              <w:rPr>
                <w:color w:val="FF0000"/>
                <w:lang w:eastAsia="sv-SE"/>
              </w:rPr>
              <w:t>:1</w:t>
            </w:r>
            <w:r>
              <w:rPr>
                <w:color w:val="FF0000"/>
                <w:lang w:eastAsia="sv-SE"/>
              </w:rPr>
              <w:t>6-11:20</w:t>
            </w:r>
          </w:p>
        </w:tc>
        <w:tc>
          <w:tcPr>
            <w:tcW w:w="567" w:type="dxa"/>
          </w:tcPr>
          <w:p w14:paraId="4987038B" w14:textId="77777777" w:rsidR="00020D18" w:rsidRPr="00EC2557" w:rsidRDefault="00020D18" w:rsidP="00A103CC">
            <w:pPr>
              <w:pStyle w:val="Tabell0"/>
              <w:rPr>
                <w:color w:val="FF0000"/>
                <w:lang w:eastAsia="sv-SE"/>
              </w:rPr>
            </w:pPr>
            <w:r w:rsidRPr="00EC2557">
              <w:rPr>
                <w:color w:val="FF0000"/>
                <w:lang w:eastAsia="sv-SE"/>
              </w:rPr>
              <w:t>D</w:t>
            </w:r>
          </w:p>
        </w:tc>
        <w:tc>
          <w:tcPr>
            <w:tcW w:w="567" w:type="dxa"/>
          </w:tcPr>
          <w:p w14:paraId="5B9FBCF1" w14:textId="567741CE" w:rsidR="00020D18" w:rsidRPr="00EC2557" w:rsidRDefault="00986184" w:rsidP="00A103CC">
            <w:pPr>
              <w:pStyle w:val="Tabell0"/>
              <w:rPr>
                <w:color w:val="FF0000"/>
                <w:lang w:eastAsia="sv-SE"/>
              </w:rPr>
            </w:pPr>
            <w:r>
              <w:rPr>
                <w:color w:val="FF0000"/>
                <w:lang w:eastAsia="sv-SE"/>
              </w:rPr>
              <w:t>EL</w:t>
            </w:r>
          </w:p>
        </w:tc>
        <w:tc>
          <w:tcPr>
            <w:tcW w:w="709" w:type="dxa"/>
          </w:tcPr>
          <w:p w14:paraId="1A205467" w14:textId="77777777" w:rsidR="00020D18" w:rsidRPr="00EC2557" w:rsidRDefault="00020D18" w:rsidP="00A103CC">
            <w:pPr>
              <w:pStyle w:val="Tabell0"/>
              <w:rPr>
                <w:color w:val="FF0000"/>
                <w:lang w:eastAsia="sv-SE"/>
              </w:rPr>
            </w:pPr>
            <w:r>
              <w:rPr>
                <w:color w:val="FF0000"/>
                <w:lang w:eastAsia="sv-SE"/>
              </w:rPr>
              <w:t>1</w:t>
            </w:r>
          </w:p>
        </w:tc>
        <w:tc>
          <w:tcPr>
            <w:tcW w:w="737" w:type="dxa"/>
          </w:tcPr>
          <w:p w14:paraId="6552A7A4" w14:textId="77777777" w:rsidR="00020D18" w:rsidRPr="00EC2557" w:rsidRDefault="00020D18" w:rsidP="00A103CC">
            <w:pPr>
              <w:pStyle w:val="Tabell0"/>
              <w:rPr>
                <w:color w:val="FF0000"/>
                <w:lang w:eastAsia="sv-SE"/>
              </w:rPr>
            </w:pPr>
            <w:r>
              <w:rPr>
                <w:color w:val="FF0000"/>
                <w:lang w:eastAsia="sv-SE"/>
              </w:rPr>
              <w:t>2K</w:t>
            </w:r>
          </w:p>
        </w:tc>
        <w:tc>
          <w:tcPr>
            <w:tcW w:w="680" w:type="dxa"/>
          </w:tcPr>
          <w:p w14:paraId="2EF62F92" w14:textId="77777777" w:rsidR="00020D18" w:rsidRPr="00EC2557" w:rsidRDefault="00E17ABA" w:rsidP="00A103CC">
            <w:pPr>
              <w:pStyle w:val="Tabell0"/>
              <w:rPr>
                <w:color w:val="FF0000"/>
                <w:lang w:eastAsia="sv-SE"/>
              </w:rPr>
            </w:pPr>
            <w:r>
              <w:rPr>
                <w:color w:val="FF0000"/>
                <w:lang w:eastAsia="sv-SE"/>
              </w:rPr>
              <w:t>Hona</w:t>
            </w:r>
          </w:p>
        </w:tc>
        <w:tc>
          <w:tcPr>
            <w:tcW w:w="3855" w:type="dxa"/>
          </w:tcPr>
          <w:p w14:paraId="358BCA95" w14:textId="77777777" w:rsidR="00020D18" w:rsidRPr="00EC2557" w:rsidRDefault="00020D18" w:rsidP="00A103CC">
            <w:pPr>
              <w:pStyle w:val="Tabell0"/>
              <w:rPr>
                <w:color w:val="FF0000"/>
                <w:lang w:eastAsia="sv-SE"/>
              </w:rPr>
            </w:pPr>
            <w:r w:rsidRPr="00BA3F98">
              <w:rPr>
                <w:color w:val="FF0000"/>
              </w:rPr>
              <w:t>Upptäcktes i nordost, flög väst-&gt; nordväst för att sedan flyga rakt norrut. Aktiv flykt varvat med längre glid.</w:t>
            </w:r>
            <w:r>
              <w:rPr>
                <w:color w:val="FF0000"/>
              </w:rPr>
              <w:t xml:space="preserve"> </w:t>
            </w:r>
          </w:p>
        </w:tc>
      </w:tr>
      <w:tr w:rsidR="00020D18" w:rsidRPr="009B16CE" w14:paraId="24BCA7CE" w14:textId="77777777" w:rsidTr="00A103CC">
        <w:tc>
          <w:tcPr>
            <w:tcW w:w="421" w:type="dxa"/>
          </w:tcPr>
          <w:p w14:paraId="235D1C59" w14:textId="77777777" w:rsidR="00020D18" w:rsidRPr="009B16CE" w:rsidRDefault="00020D18" w:rsidP="00A103CC">
            <w:pPr>
              <w:pStyle w:val="Tabell0"/>
              <w:rPr>
                <w:lang w:eastAsia="sv-SE"/>
              </w:rPr>
            </w:pPr>
          </w:p>
        </w:tc>
        <w:tc>
          <w:tcPr>
            <w:tcW w:w="794" w:type="dxa"/>
          </w:tcPr>
          <w:p w14:paraId="46154013" w14:textId="77777777" w:rsidR="00020D18" w:rsidRPr="009B16CE" w:rsidRDefault="00020D18" w:rsidP="00A103CC">
            <w:pPr>
              <w:pStyle w:val="Tabell0"/>
              <w:rPr>
                <w:lang w:eastAsia="sv-SE"/>
              </w:rPr>
            </w:pPr>
          </w:p>
        </w:tc>
        <w:tc>
          <w:tcPr>
            <w:tcW w:w="737" w:type="dxa"/>
          </w:tcPr>
          <w:p w14:paraId="3847E627" w14:textId="77777777" w:rsidR="00020D18" w:rsidRPr="009B16CE" w:rsidRDefault="00020D18" w:rsidP="00A103CC">
            <w:pPr>
              <w:pStyle w:val="Tabell0"/>
              <w:rPr>
                <w:lang w:eastAsia="sv-SE"/>
              </w:rPr>
            </w:pPr>
          </w:p>
        </w:tc>
        <w:tc>
          <w:tcPr>
            <w:tcW w:w="567" w:type="dxa"/>
          </w:tcPr>
          <w:p w14:paraId="39554A6C" w14:textId="77777777" w:rsidR="00020D18" w:rsidRPr="009B16CE" w:rsidRDefault="00020D18" w:rsidP="00A103CC">
            <w:pPr>
              <w:pStyle w:val="Tabell0"/>
              <w:rPr>
                <w:lang w:eastAsia="sv-SE"/>
              </w:rPr>
            </w:pPr>
          </w:p>
        </w:tc>
        <w:tc>
          <w:tcPr>
            <w:tcW w:w="567" w:type="dxa"/>
          </w:tcPr>
          <w:p w14:paraId="1814EC6D" w14:textId="77777777" w:rsidR="00020D18" w:rsidRPr="009B16CE" w:rsidRDefault="00020D18" w:rsidP="00A103CC">
            <w:pPr>
              <w:pStyle w:val="Tabell0"/>
              <w:rPr>
                <w:lang w:eastAsia="sv-SE"/>
              </w:rPr>
            </w:pPr>
          </w:p>
        </w:tc>
        <w:tc>
          <w:tcPr>
            <w:tcW w:w="709" w:type="dxa"/>
          </w:tcPr>
          <w:p w14:paraId="75BEC73E" w14:textId="77777777" w:rsidR="00020D18" w:rsidRPr="009B16CE" w:rsidRDefault="00020D18" w:rsidP="00A103CC">
            <w:pPr>
              <w:pStyle w:val="Tabell0"/>
              <w:rPr>
                <w:lang w:eastAsia="sv-SE"/>
              </w:rPr>
            </w:pPr>
          </w:p>
        </w:tc>
        <w:tc>
          <w:tcPr>
            <w:tcW w:w="737" w:type="dxa"/>
          </w:tcPr>
          <w:p w14:paraId="32EE97D3" w14:textId="77777777" w:rsidR="00020D18" w:rsidRPr="009B16CE" w:rsidRDefault="00020D18" w:rsidP="00A103CC">
            <w:pPr>
              <w:pStyle w:val="Tabell0"/>
              <w:rPr>
                <w:lang w:eastAsia="sv-SE"/>
              </w:rPr>
            </w:pPr>
          </w:p>
        </w:tc>
        <w:tc>
          <w:tcPr>
            <w:tcW w:w="680" w:type="dxa"/>
          </w:tcPr>
          <w:p w14:paraId="06434EB3" w14:textId="77777777" w:rsidR="00020D18" w:rsidRPr="009B16CE" w:rsidRDefault="00020D18" w:rsidP="00A103CC">
            <w:pPr>
              <w:pStyle w:val="Tabell0"/>
              <w:rPr>
                <w:lang w:eastAsia="sv-SE"/>
              </w:rPr>
            </w:pPr>
          </w:p>
        </w:tc>
        <w:tc>
          <w:tcPr>
            <w:tcW w:w="3855" w:type="dxa"/>
          </w:tcPr>
          <w:p w14:paraId="5F2EE2B8" w14:textId="77777777" w:rsidR="00020D18" w:rsidRPr="009B16CE" w:rsidRDefault="00020D18" w:rsidP="00A103CC">
            <w:pPr>
              <w:pStyle w:val="Tabell0"/>
              <w:rPr>
                <w:lang w:eastAsia="sv-SE"/>
              </w:rPr>
            </w:pPr>
          </w:p>
        </w:tc>
      </w:tr>
      <w:tr w:rsidR="00020D18" w:rsidRPr="009B16CE" w14:paraId="1CE9CB05" w14:textId="77777777" w:rsidTr="00A103CC">
        <w:tc>
          <w:tcPr>
            <w:tcW w:w="421" w:type="dxa"/>
          </w:tcPr>
          <w:p w14:paraId="1B4C6695" w14:textId="77777777" w:rsidR="00020D18" w:rsidRPr="009B16CE" w:rsidRDefault="00020D18" w:rsidP="00A103CC">
            <w:pPr>
              <w:pStyle w:val="Tabell0"/>
              <w:rPr>
                <w:lang w:eastAsia="sv-SE"/>
              </w:rPr>
            </w:pPr>
          </w:p>
        </w:tc>
        <w:tc>
          <w:tcPr>
            <w:tcW w:w="794" w:type="dxa"/>
          </w:tcPr>
          <w:p w14:paraId="5D082D48" w14:textId="77777777" w:rsidR="00020D18" w:rsidRPr="009B16CE" w:rsidRDefault="00020D18" w:rsidP="00A103CC">
            <w:pPr>
              <w:pStyle w:val="Tabell0"/>
              <w:rPr>
                <w:lang w:eastAsia="sv-SE"/>
              </w:rPr>
            </w:pPr>
          </w:p>
        </w:tc>
        <w:tc>
          <w:tcPr>
            <w:tcW w:w="737" w:type="dxa"/>
          </w:tcPr>
          <w:p w14:paraId="1DBE041E" w14:textId="77777777" w:rsidR="00020D18" w:rsidRPr="009B16CE" w:rsidRDefault="00020D18" w:rsidP="00A103CC">
            <w:pPr>
              <w:pStyle w:val="Tabell0"/>
              <w:rPr>
                <w:lang w:eastAsia="sv-SE"/>
              </w:rPr>
            </w:pPr>
          </w:p>
        </w:tc>
        <w:tc>
          <w:tcPr>
            <w:tcW w:w="567" w:type="dxa"/>
          </w:tcPr>
          <w:p w14:paraId="1DB0A806" w14:textId="77777777" w:rsidR="00020D18" w:rsidRPr="009B16CE" w:rsidRDefault="00020D18" w:rsidP="00A103CC">
            <w:pPr>
              <w:pStyle w:val="Tabell0"/>
              <w:rPr>
                <w:lang w:eastAsia="sv-SE"/>
              </w:rPr>
            </w:pPr>
          </w:p>
        </w:tc>
        <w:tc>
          <w:tcPr>
            <w:tcW w:w="567" w:type="dxa"/>
          </w:tcPr>
          <w:p w14:paraId="1D2ABFB4" w14:textId="77777777" w:rsidR="00020D18" w:rsidRPr="009B16CE" w:rsidRDefault="00020D18" w:rsidP="00A103CC">
            <w:pPr>
              <w:pStyle w:val="Tabell0"/>
              <w:rPr>
                <w:lang w:eastAsia="sv-SE"/>
              </w:rPr>
            </w:pPr>
          </w:p>
        </w:tc>
        <w:tc>
          <w:tcPr>
            <w:tcW w:w="709" w:type="dxa"/>
          </w:tcPr>
          <w:p w14:paraId="0C0927D9" w14:textId="77777777" w:rsidR="00020D18" w:rsidRPr="009B16CE" w:rsidRDefault="00020D18" w:rsidP="00A103CC">
            <w:pPr>
              <w:pStyle w:val="Tabell0"/>
              <w:rPr>
                <w:lang w:eastAsia="sv-SE"/>
              </w:rPr>
            </w:pPr>
          </w:p>
        </w:tc>
        <w:tc>
          <w:tcPr>
            <w:tcW w:w="737" w:type="dxa"/>
          </w:tcPr>
          <w:p w14:paraId="564A5FEF" w14:textId="77777777" w:rsidR="00020D18" w:rsidRPr="009B16CE" w:rsidRDefault="00020D18" w:rsidP="00A103CC">
            <w:pPr>
              <w:pStyle w:val="Tabell0"/>
              <w:rPr>
                <w:lang w:eastAsia="sv-SE"/>
              </w:rPr>
            </w:pPr>
          </w:p>
        </w:tc>
        <w:tc>
          <w:tcPr>
            <w:tcW w:w="680" w:type="dxa"/>
          </w:tcPr>
          <w:p w14:paraId="7E4F4530" w14:textId="77777777" w:rsidR="00020D18" w:rsidRPr="009B16CE" w:rsidRDefault="00020D18" w:rsidP="00A103CC">
            <w:pPr>
              <w:pStyle w:val="Tabell0"/>
              <w:rPr>
                <w:lang w:eastAsia="sv-SE"/>
              </w:rPr>
            </w:pPr>
          </w:p>
        </w:tc>
        <w:tc>
          <w:tcPr>
            <w:tcW w:w="3855" w:type="dxa"/>
          </w:tcPr>
          <w:p w14:paraId="421E3BD2" w14:textId="77777777" w:rsidR="00020D18" w:rsidRPr="009B16CE" w:rsidRDefault="00020D18" w:rsidP="00A103CC">
            <w:pPr>
              <w:pStyle w:val="Tabell0"/>
              <w:rPr>
                <w:lang w:eastAsia="sv-SE"/>
              </w:rPr>
            </w:pPr>
          </w:p>
        </w:tc>
      </w:tr>
      <w:tr w:rsidR="00020D18" w:rsidRPr="009B16CE" w14:paraId="62EED375" w14:textId="77777777" w:rsidTr="00A103CC">
        <w:tc>
          <w:tcPr>
            <w:tcW w:w="421" w:type="dxa"/>
          </w:tcPr>
          <w:p w14:paraId="501E4F97" w14:textId="77777777" w:rsidR="00020D18" w:rsidRPr="009B16CE" w:rsidRDefault="00020D18" w:rsidP="00A103CC">
            <w:pPr>
              <w:pStyle w:val="Tabell0"/>
              <w:rPr>
                <w:lang w:eastAsia="sv-SE"/>
              </w:rPr>
            </w:pPr>
          </w:p>
        </w:tc>
        <w:tc>
          <w:tcPr>
            <w:tcW w:w="794" w:type="dxa"/>
          </w:tcPr>
          <w:p w14:paraId="35E0265A" w14:textId="77777777" w:rsidR="00020D18" w:rsidRPr="009B16CE" w:rsidRDefault="00020D18" w:rsidP="00A103CC">
            <w:pPr>
              <w:pStyle w:val="Tabell0"/>
              <w:rPr>
                <w:lang w:eastAsia="sv-SE"/>
              </w:rPr>
            </w:pPr>
          </w:p>
        </w:tc>
        <w:tc>
          <w:tcPr>
            <w:tcW w:w="737" w:type="dxa"/>
          </w:tcPr>
          <w:p w14:paraId="732C2402" w14:textId="77777777" w:rsidR="00020D18" w:rsidRPr="009B16CE" w:rsidRDefault="00020D18" w:rsidP="00A103CC">
            <w:pPr>
              <w:pStyle w:val="Tabell0"/>
              <w:rPr>
                <w:lang w:eastAsia="sv-SE"/>
              </w:rPr>
            </w:pPr>
          </w:p>
        </w:tc>
        <w:tc>
          <w:tcPr>
            <w:tcW w:w="567" w:type="dxa"/>
          </w:tcPr>
          <w:p w14:paraId="7F6E4E58" w14:textId="77777777" w:rsidR="00020D18" w:rsidRPr="009B16CE" w:rsidRDefault="00020D18" w:rsidP="00A103CC">
            <w:pPr>
              <w:pStyle w:val="Tabell0"/>
              <w:rPr>
                <w:lang w:eastAsia="sv-SE"/>
              </w:rPr>
            </w:pPr>
          </w:p>
        </w:tc>
        <w:tc>
          <w:tcPr>
            <w:tcW w:w="567" w:type="dxa"/>
          </w:tcPr>
          <w:p w14:paraId="45C07C48" w14:textId="77777777" w:rsidR="00020D18" w:rsidRPr="009B16CE" w:rsidRDefault="00020D18" w:rsidP="00A103CC">
            <w:pPr>
              <w:pStyle w:val="Tabell0"/>
              <w:rPr>
                <w:lang w:eastAsia="sv-SE"/>
              </w:rPr>
            </w:pPr>
          </w:p>
        </w:tc>
        <w:tc>
          <w:tcPr>
            <w:tcW w:w="709" w:type="dxa"/>
          </w:tcPr>
          <w:p w14:paraId="046CA8CE" w14:textId="77777777" w:rsidR="00020D18" w:rsidRPr="009B16CE" w:rsidRDefault="00020D18" w:rsidP="00A103CC">
            <w:pPr>
              <w:pStyle w:val="Tabell0"/>
              <w:rPr>
                <w:lang w:eastAsia="sv-SE"/>
              </w:rPr>
            </w:pPr>
          </w:p>
        </w:tc>
        <w:tc>
          <w:tcPr>
            <w:tcW w:w="737" w:type="dxa"/>
          </w:tcPr>
          <w:p w14:paraId="5794A7B9" w14:textId="77777777" w:rsidR="00020D18" w:rsidRPr="009B16CE" w:rsidRDefault="00020D18" w:rsidP="00A103CC">
            <w:pPr>
              <w:pStyle w:val="Tabell0"/>
              <w:rPr>
                <w:lang w:eastAsia="sv-SE"/>
              </w:rPr>
            </w:pPr>
          </w:p>
        </w:tc>
        <w:tc>
          <w:tcPr>
            <w:tcW w:w="680" w:type="dxa"/>
          </w:tcPr>
          <w:p w14:paraId="7CF34995" w14:textId="77777777" w:rsidR="00020D18" w:rsidRPr="009B16CE" w:rsidRDefault="00020D18" w:rsidP="00A103CC">
            <w:pPr>
              <w:pStyle w:val="Tabell0"/>
              <w:rPr>
                <w:lang w:eastAsia="sv-SE"/>
              </w:rPr>
            </w:pPr>
          </w:p>
        </w:tc>
        <w:tc>
          <w:tcPr>
            <w:tcW w:w="3855" w:type="dxa"/>
          </w:tcPr>
          <w:p w14:paraId="1C5AD01E" w14:textId="77777777" w:rsidR="00020D18" w:rsidRPr="009B16CE" w:rsidRDefault="00020D18" w:rsidP="00A103CC">
            <w:pPr>
              <w:pStyle w:val="Tabell0"/>
              <w:rPr>
                <w:lang w:eastAsia="sv-SE"/>
              </w:rPr>
            </w:pPr>
          </w:p>
        </w:tc>
      </w:tr>
    </w:tbl>
    <w:p w14:paraId="7F33110F" w14:textId="77777777" w:rsidR="00D00F6D" w:rsidRDefault="00D00F6D" w:rsidP="007E7F08"/>
    <w:p w14:paraId="65225951" w14:textId="1EF6A380" w:rsidR="00FE16F2" w:rsidRDefault="005A681A" w:rsidP="00FE16F2">
      <w:r>
        <w:rPr>
          <w:noProof/>
        </w:rPr>
        <w:drawing>
          <wp:inline distT="0" distB="0" distL="0" distR="0" wp14:anchorId="5D86D1FF" wp14:editId="76EB39DE">
            <wp:extent cx="5755640" cy="49720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pic:cNvPicPr/>
                  </pic:nvPicPr>
                  <pic:blipFill>
                    <a:blip r:embed="rId16">
                      <a:extLst>
                        <a:ext uri="{28A0092B-C50C-407E-A947-70E740481C1C}">
                          <a14:useLocalDpi xmlns:a14="http://schemas.microsoft.com/office/drawing/2010/main" val="0"/>
                        </a:ext>
                      </a:extLst>
                    </a:blip>
                    <a:stretch>
                      <a:fillRect/>
                    </a:stretch>
                  </pic:blipFill>
                  <pic:spPr>
                    <a:xfrm>
                      <a:off x="0" y="0"/>
                      <a:ext cx="5755640" cy="497205"/>
                    </a:xfrm>
                    <a:prstGeom prst="rect">
                      <a:avLst/>
                    </a:prstGeom>
                  </pic:spPr>
                </pic:pic>
              </a:graphicData>
            </a:graphic>
          </wp:inline>
        </w:drawing>
      </w:r>
    </w:p>
    <w:p w14:paraId="71C975C7" w14:textId="1C53F90D" w:rsidR="00FA45E8" w:rsidRDefault="00C50816" w:rsidP="00DC0B75">
      <w:pPr>
        <w:pStyle w:val="Bildbeskr"/>
      </w:pPr>
      <w:r w:rsidRPr="001424D3">
        <w:rPr>
          <w:b/>
          <w:bCs/>
          <w:color w:val="auto"/>
        </w:rPr>
        <w:t xml:space="preserve">Figur </w:t>
      </w:r>
      <w:r w:rsidRPr="00016500">
        <w:rPr>
          <w:b/>
          <w:bCs/>
          <w:color w:val="FF0000"/>
        </w:rPr>
        <w:t>2</w:t>
      </w:r>
      <w:r w:rsidRPr="00944C3E">
        <w:t xml:space="preserve">. </w:t>
      </w:r>
      <w:r>
        <w:t xml:space="preserve">Flygvägar för observerade kungsörnar under spelflyktsinventeringen vid </w:t>
      </w:r>
      <w:r w:rsidR="00004242" w:rsidRPr="00852F74">
        <w:rPr>
          <w:color w:val="808080" w:themeColor="background1" w:themeShade="80"/>
        </w:rPr>
        <w:t>{{Titel}}</w:t>
      </w:r>
      <w:r w:rsidR="0021596E" w:rsidRPr="00004242">
        <w:rPr>
          <w:color w:val="auto"/>
        </w:rPr>
        <w:t xml:space="preserve"> </w:t>
      </w:r>
      <w:r w:rsidR="0021596E">
        <w:t xml:space="preserve">i </w:t>
      </w:r>
      <w:r w:rsidR="00004242" w:rsidRPr="00852F74">
        <w:rPr>
          <w:color w:val="808080" w:themeColor="background1" w:themeShade="80"/>
        </w:rPr>
        <w:t>{{MonthStr}}</w:t>
      </w:r>
      <w:r w:rsidR="00004242" w:rsidRPr="00004242">
        <w:rPr>
          <w:color w:val="auto"/>
        </w:rPr>
        <w:t xml:space="preserve"> </w:t>
      </w:r>
      <w:r w:rsidR="00004242" w:rsidRPr="00852F74">
        <w:rPr>
          <w:color w:val="808080" w:themeColor="background1" w:themeShade="80"/>
        </w:rPr>
        <w:t>{{År}}</w:t>
      </w:r>
      <w:r>
        <w:t xml:space="preserve">. För detaljer se </w:t>
      </w:r>
      <w:r w:rsidRPr="00016500">
        <w:rPr>
          <w:color w:val="FF0000"/>
        </w:rPr>
        <w:t>tabell 2</w:t>
      </w:r>
      <w:r>
        <w:t xml:space="preserve">. </w:t>
      </w:r>
      <w:r w:rsidRPr="00852F74">
        <w:rPr>
          <w:color w:val="auto"/>
        </w:rPr>
        <w:t>För att öka kartans läsbarhet visas flygvägar</w:t>
      </w:r>
      <w:r w:rsidR="00016500" w:rsidRPr="00852F74">
        <w:rPr>
          <w:color w:val="auto"/>
        </w:rPr>
        <w:t>na</w:t>
      </w:r>
      <w:r w:rsidRPr="00852F74">
        <w:rPr>
          <w:color w:val="auto"/>
        </w:rPr>
        <w:t xml:space="preserve"> med olika färger.</w:t>
      </w:r>
      <w:r w:rsidR="00016500" w:rsidRPr="00852F74">
        <w:rPr>
          <w:color w:val="auto"/>
        </w:rPr>
        <w:t xml:space="preserve"> </w:t>
      </w:r>
    </w:p>
    <w:p w14:paraId="0BDAE411" w14:textId="77777777" w:rsidR="0050454D" w:rsidRPr="00983C98" w:rsidRDefault="0050454D" w:rsidP="0050454D">
      <w:pPr>
        <w:pStyle w:val="Heading2"/>
        <w:rPr>
          <w:color w:val="FF0000"/>
        </w:rPr>
      </w:pPr>
      <w:bookmarkStart w:id="30" w:name="_Toc58573519"/>
      <w:bookmarkStart w:id="31" w:name="_Toc128145582"/>
      <w:r w:rsidRPr="00852F74">
        <w:rPr>
          <w:noProof/>
          <w:color w:val="auto"/>
        </w:rPr>
        <w:lastRenderedPageBreak/>
        <w:drawing>
          <wp:anchor distT="0" distB="0" distL="114300" distR="114300" simplePos="0" relativeHeight="251664389" behindDoc="0" locked="0" layoutInCell="1" allowOverlap="1" wp14:anchorId="056D630D" wp14:editId="62A59F34">
            <wp:simplePos x="0" y="0"/>
            <wp:positionH relativeFrom="margin">
              <wp:align>right</wp:align>
            </wp:positionH>
            <wp:positionV relativeFrom="paragraph">
              <wp:posOffset>0</wp:posOffset>
            </wp:positionV>
            <wp:extent cx="2025650" cy="815975"/>
            <wp:effectExtent l="0" t="0" r="0" b="0"/>
            <wp:wrapSquare wrapText="bothSides"/>
            <wp:docPr id="1173594853" name="Bildobjekt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4853" name="Bildobjekt 9">
                      <a:extLst>
                        <a:ext uri="{C183D7F6-B498-43B3-948B-1728B52AA6E4}">
                          <adec:decorative xmlns:adec="http://schemas.microsoft.com/office/drawing/2017/decorative" val="1"/>
                        </a:ext>
                      </a:extLst>
                    </pic:cNvPr>
                    <pic:cNvPicPr/>
                  </pic:nvPicPr>
                  <pic:blipFill>
                    <a:blip r:embed="rId1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ma14="http://schemas.microsoft.com/office/mac/drawingml/2011/main" xmlns:adec="http://schemas.microsoft.com/office/drawing/2017/decorative" val="1"/>
                        </a:ext>
                      </a:extLst>
                    </a:blip>
                    <a:stretch>
                      <a:fillRect/>
                    </a:stretch>
                  </pic:blipFill>
                  <pic:spPr>
                    <a:xfrm>
                      <a:off x="0" y="0"/>
                      <a:ext cx="2025650" cy="815975"/>
                    </a:xfrm>
                    <a:prstGeom prst="rect">
                      <a:avLst/>
                    </a:prstGeom>
                  </pic:spPr>
                </pic:pic>
              </a:graphicData>
            </a:graphic>
            <wp14:sizeRelH relativeFrom="page">
              <wp14:pctWidth>0</wp14:pctWidth>
            </wp14:sizeRelH>
            <wp14:sizeRelV relativeFrom="page">
              <wp14:pctHeight>0</wp14:pctHeight>
            </wp14:sizeRelV>
          </wp:anchor>
        </w:drawing>
      </w:r>
      <w:r w:rsidRPr="00852F74">
        <w:rPr>
          <w:color w:val="auto"/>
        </w:rPr>
        <w:t>Om sekretess och skyddad information</w:t>
      </w:r>
      <w:bookmarkEnd w:id="30"/>
      <w:bookmarkEnd w:id="31"/>
    </w:p>
    <w:p w14:paraId="676C1F43" w14:textId="77777777" w:rsidR="0050454D" w:rsidRDefault="0050454D" w:rsidP="0050454D">
      <w:pPr>
        <w:ind w:right="3252"/>
      </w:pPr>
      <w:r>
        <w:t>Skälet till att denna r</w:t>
      </w:r>
      <w:r w:rsidRPr="001664D7">
        <w:t xml:space="preserve">apport är belagd med sekretess </w:t>
      </w:r>
      <w:r>
        <w:t xml:space="preserve">är </w:t>
      </w:r>
      <w:r w:rsidRPr="001664D7">
        <w:t xml:space="preserve">att den </w:t>
      </w:r>
      <w:r w:rsidRPr="001A4551">
        <w:t>behandlar sådan information om en i Sverige hotad djurart att det kan antas att strävandet efter att bevara arten inom landet motverkas om uppgifterna blir allmänt kända</w:t>
      </w:r>
      <w:r w:rsidRPr="001664D7">
        <w:t xml:space="preserve">. </w:t>
      </w:r>
    </w:p>
    <w:p w14:paraId="39F84B4C" w14:textId="77777777" w:rsidR="0050454D" w:rsidRPr="00A02DBA" w:rsidRDefault="0050454D" w:rsidP="0050454D">
      <w:r>
        <w:t>Informationen</w:t>
      </w:r>
      <w:r w:rsidRPr="001664D7">
        <w:t xml:space="preserve"> i fråga handlar om </w:t>
      </w:r>
      <w:r w:rsidRPr="00852F74">
        <w:t xml:space="preserve">redovisningen av skyddsklassade artobservationer från Analysportalen / redovisningen av artobservationer under </w:t>
      </w:r>
      <w:proofErr w:type="spellStart"/>
      <w:r w:rsidRPr="00852F74">
        <w:t>Callunas</w:t>
      </w:r>
      <w:proofErr w:type="spellEnd"/>
      <w:r w:rsidRPr="00852F74">
        <w:t xml:space="preserve"> fältinventering. </w:t>
      </w:r>
      <w:r w:rsidRPr="00C96E63">
        <w:t xml:space="preserve">Mer information om vilka arter som berörs av sekretess finns på SLU:s </w:t>
      </w:r>
      <w:r w:rsidRPr="00A02DBA">
        <w:t xml:space="preserve">hemsida. </w:t>
      </w:r>
    </w:p>
    <w:p w14:paraId="58B84F13" w14:textId="77777777" w:rsidR="00075D29" w:rsidRPr="00A02DBA" w:rsidRDefault="00075D29" w:rsidP="0050454D">
      <w:pPr>
        <w:rPr>
          <w:rFonts w:ascii="Arial" w:eastAsiaTheme="minorEastAsia" w:hAnsi="Arial"/>
          <w:noProof/>
          <w:sz w:val="18"/>
        </w:rPr>
      </w:pPr>
      <w:r w:rsidRPr="00A02DBA">
        <w:br w:type="page"/>
      </w:r>
    </w:p>
    <w:p w14:paraId="31BE6871" w14:textId="1DB453F0" w:rsidR="002A34A9" w:rsidRDefault="00AC77C8" w:rsidP="002A34A9">
      <w:pPr>
        <w:pStyle w:val="Heading1"/>
      </w:pPr>
      <w:bookmarkStart w:id="32" w:name="_Toc128145583"/>
      <w:r>
        <w:lastRenderedPageBreak/>
        <w:t>Diskussion</w:t>
      </w:r>
      <w:bookmarkEnd w:id="32"/>
    </w:p>
    <w:p w14:paraId="70B97709" w14:textId="0105BD73" w:rsidR="002A34A9" w:rsidRDefault="002A34A9" w:rsidP="00140FF9">
      <w:r>
        <w:t xml:space="preserve">Vid spelflyktsinventeringen av örn vid </w:t>
      </w:r>
      <w:r w:rsidR="00004242" w:rsidRPr="00852F74">
        <w:rPr>
          <w:color w:val="808080" w:themeColor="background1" w:themeShade="80"/>
        </w:rPr>
        <w:t>{{Titel}}</w:t>
      </w:r>
      <w:r w:rsidRPr="002A34A9">
        <w:rPr>
          <w:color w:val="FF0000"/>
        </w:rPr>
        <w:t xml:space="preserve"> </w:t>
      </w:r>
      <w:r>
        <w:t>gjordes totalt</w:t>
      </w:r>
      <w:r w:rsidR="00263F49">
        <w:t xml:space="preserve"> </w:t>
      </w:r>
      <w:r w:rsidR="00004242" w:rsidRPr="00852F74">
        <w:rPr>
          <w:color w:val="808080" w:themeColor="background1" w:themeShade="80"/>
        </w:rPr>
        <w:t>{{</w:t>
      </w:r>
      <w:proofErr w:type="spellStart"/>
      <w:r w:rsidR="00004242" w:rsidRPr="00852F74">
        <w:rPr>
          <w:color w:val="808080" w:themeColor="background1" w:themeShade="80"/>
        </w:rPr>
        <w:t>Kungsörn_obs</w:t>
      </w:r>
      <w:proofErr w:type="spellEnd"/>
      <w:r w:rsidR="00004242" w:rsidRPr="00852F74">
        <w:rPr>
          <w:color w:val="808080" w:themeColor="background1" w:themeShade="80"/>
        </w:rPr>
        <w:t>}}</w:t>
      </w:r>
      <w:r w:rsidR="00263F49">
        <w:t xml:space="preserve"> </w:t>
      </w:r>
      <w:r>
        <w:t xml:space="preserve">observationer av kungsörn under perioden </w:t>
      </w:r>
      <w:r w:rsidR="006E0ED5" w:rsidRPr="00852F74">
        <w:rPr>
          <w:color w:val="808080" w:themeColor="background1" w:themeShade="80"/>
        </w:rPr>
        <w:t>{{</w:t>
      </w:r>
      <w:proofErr w:type="spellStart"/>
      <w:r w:rsidR="006E0ED5" w:rsidRPr="00852F74">
        <w:rPr>
          <w:color w:val="808080" w:themeColor="background1" w:themeShade="80"/>
        </w:rPr>
        <w:t>DayMonthStr</w:t>
      </w:r>
      <w:proofErr w:type="spellEnd"/>
      <w:r w:rsidR="006E0ED5" w:rsidRPr="00852F74">
        <w:rPr>
          <w:color w:val="808080" w:themeColor="background1" w:themeShade="80"/>
        </w:rPr>
        <w:t>}}</w:t>
      </w:r>
      <w:r w:rsidR="006E0ED5" w:rsidRPr="005F180C">
        <w:rPr>
          <w:color w:val="FF0000"/>
        </w:rPr>
        <w:t xml:space="preserve"> </w:t>
      </w:r>
      <w:r w:rsidR="006E0ED5" w:rsidRPr="00852F74">
        <w:rPr>
          <w:color w:val="808080" w:themeColor="background1" w:themeShade="80"/>
        </w:rPr>
        <w:t>{{År}}</w:t>
      </w:r>
      <w:r>
        <w:t xml:space="preserve">. </w:t>
      </w:r>
    </w:p>
    <w:p w14:paraId="48B6EFAF" w14:textId="1B07D1D0" w:rsidR="00656E50" w:rsidRDefault="002A34A9" w:rsidP="00140FF9">
      <w:pPr>
        <w:rPr>
          <w:color w:val="FF0000"/>
        </w:rPr>
      </w:pPr>
      <w:r w:rsidRPr="00852F74">
        <w:t xml:space="preserve">Om det är uppenbart att en slutsats kan dras, kan </w:t>
      </w:r>
      <w:r w:rsidR="00325A7D" w:rsidRPr="00852F74">
        <w:t>du</w:t>
      </w:r>
      <w:r w:rsidRPr="00852F74">
        <w:t xml:space="preserve"> avsluta med </w:t>
      </w:r>
      <w:r w:rsidR="00A103CC" w:rsidRPr="00852F74">
        <w:t>dem</w:t>
      </w:r>
      <w:r w:rsidRPr="00852F74">
        <w:t>, men ofta behövs det inte</w:t>
      </w:r>
      <w:r w:rsidR="00656E50" w:rsidRPr="00852F74">
        <w:t>.</w:t>
      </w:r>
      <w:r w:rsidR="00656E50">
        <w:rPr>
          <w:color w:val="FF0000"/>
        </w:rPr>
        <w:t xml:space="preserve"> </w:t>
      </w:r>
    </w:p>
    <w:p w14:paraId="2D15F9F9" w14:textId="77777777" w:rsidR="00A95180" w:rsidRPr="00656E50" w:rsidRDefault="00A95180" w:rsidP="00140FF9">
      <w:pPr>
        <w:rPr>
          <w:color w:val="FF0000"/>
        </w:rPr>
      </w:pPr>
      <w:r>
        <w:rPr>
          <w:rFonts w:ascii="Calibri" w:hAnsi="Calibri"/>
        </w:rPr>
        <w:br w:type="page"/>
      </w:r>
    </w:p>
    <w:p w14:paraId="3F23806D" w14:textId="77777777" w:rsidR="0093500F" w:rsidRPr="00C06D36" w:rsidRDefault="009E2C2B" w:rsidP="0093500F">
      <w:pPr>
        <w:pStyle w:val="Heading1"/>
      </w:pPr>
      <w:bookmarkStart w:id="33" w:name="_Toc457063846"/>
      <w:bookmarkStart w:id="34" w:name="_Toc128145584"/>
      <w:bookmarkEnd w:id="14"/>
      <w:r>
        <w:lastRenderedPageBreak/>
        <w:t>Referens</w:t>
      </w:r>
      <w:bookmarkStart w:id="35" w:name="_Toc448242150"/>
      <w:bookmarkStart w:id="36" w:name="_Toc31719613"/>
      <w:bookmarkEnd w:id="33"/>
      <w:r w:rsidR="0093500F" w:rsidRPr="00C06D36">
        <w:t>er</w:t>
      </w:r>
      <w:bookmarkEnd w:id="35"/>
      <w:r w:rsidR="0093500F">
        <w:t xml:space="preserve"> </w:t>
      </w:r>
      <w:bookmarkEnd w:id="34"/>
      <w:bookmarkEnd w:id="36"/>
    </w:p>
    <w:p w14:paraId="5002AD90" w14:textId="77777777" w:rsidR="004D5C89" w:rsidRPr="003A542B" w:rsidRDefault="004D5C89" w:rsidP="00461A35">
      <w:pPr>
        <w:pStyle w:val="Bibliography"/>
      </w:pPr>
      <w:proofErr w:type="spellStart"/>
      <w:r>
        <w:t>Bernhold</w:t>
      </w:r>
      <w:proofErr w:type="spellEnd"/>
      <w:r>
        <w:t xml:space="preserve">, A. (2010). </w:t>
      </w:r>
      <w:proofErr w:type="spellStart"/>
      <w:r w:rsidRPr="004D5C89">
        <w:rPr>
          <w:i/>
          <w:iCs/>
        </w:rPr>
        <w:t>Vindbruk</w:t>
      </w:r>
      <w:proofErr w:type="spellEnd"/>
      <w:r w:rsidRPr="004D5C89">
        <w:rPr>
          <w:i/>
          <w:iCs/>
        </w:rPr>
        <w:t xml:space="preserve"> och örn i Västerbottens län – en kunskapssammanställning</w:t>
      </w:r>
      <w:r>
        <w:t xml:space="preserve">. </w:t>
      </w:r>
    </w:p>
    <w:p w14:paraId="0D0BE7D3" w14:textId="77777777" w:rsidR="00C76AA7" w:rsidRPr="00C76AA7" w:rsidRDefault="00C76AA7" w:rsidP="00C76AA7">
      <w:pPr>
        <w:pStyle w:val="Bibliography"/>
      </w:pPr>
      <w:proofErr w:type="spellStart"/>
      <w:r w:rsidRPr="00C76AA7">
        <w:t>BirdLife</w:t>
      </w:r>
      <w:proofErr w:type="spellEnd"/>
      <w:r w:rsidRPr="00C76AA7">
        <w:t xml:space="preserve"> Sverige (2019). </w:t>
      </w:r>
      <w:r w:rsidRPr="00C76AA7">
        <w:rPr>
          <w:i/>
          <w:iCs/>
        </w:rPr>
        <w:t>Sveriges fåglar 2019</w:t>
      </w:r>
      <w:r w:rsidRPr="00C76AA7">
        <w:t xml:space="preserve">. </w:t>
      </w:r>
    </w:p>
    <w:p w14:paraId="11C95098" w14:textId="77777777" w:rsidR="00461A35" w:rsidRPr="003A542B" w:rsidRDefault="00461A35" w:rsidP="00461A35">
      <w:pPr>
        <w:pStyle w:val="Bibliography"/>
      </w:pPr>
      <w:proofErr w:type="spellStart"/>
      <w:r w:rsidRPr="003A542B">
        <w:t>Génsbøl</w:t>
      </w:r>
      <w:proofErr w:type="spellEnd"/>
      <w:r w:rsidRPr="003A542B">
        <w:t xml:space="preserve">, B. </w:t>
      </w:r>
      <w:r w:rsidR="003B2F1A">
        <w:t xml:space="preserve">(2006). </w:t>
      </w:r>
      <w:r w:rsidRPr="003B2F1A">
        <w:rPr>
          <w:i/>
          <w:iCs/>
        </w:rPr>
        <w:t>Rovfåglar i Europa</w:t>
      </w:r>
      <w:r w:rsidRPr="003A542B">
        <w:t xml:space="preserve">. </w:t>
      </w:r>
      <w:proofErr w:type="spellStart"/>
      <w:r w:rsidRPr="003B2F1A">
        <w:t>Gylendalske</w:t>
      </w:r>
      <w:proofErr w:type="spellEnd"/>
      <w:r w:rsidRPr="003B2F1A">
        <w:t xml:space="preserve"> </w:t>
      </w:r>
      <w:proofErr w:type="spellStart"/>
      <w:r w:rsidRPr="003B2F1A">
        <w:t>Boghandel</w:t>
      </w:r>
      <w:proofErr w:type="spellEnd"/>
      <w:r w:rsidRPr="003B2F1A">
        <w:t xml:space="preserve"> Nordisk </w:t>
      </w:r>
      <w:proofErr w:type="spellStart"/>
      <w:r w:rsidRPr="003B2F1A">
        <w:t>Forlag</w:t>
      </w:r>
      <w:proofErr w:type="spellEnd"/>
      <w:r w:rsidRPr="003B2F1A">
        <w:t xml:space="preserve"> A/S, Danmark</w:t>
      </w:r>
      <w:r w:rsidRPr="003A542B">
        <w:t>.</w:t>
      </w:r>
    </w:p>
    <w:p w14:paraId="7325A48B" w14:textId="77777777" w:rsidR="00461A35" w:rsidRPr="003A542B" w:rsidRDefault="00461A35" w:rsidP="00461A35">
      <w:pPr>
        <w:pStyle w:val="Bibliography"/>
        <w:rPr>
          <w:lang w:val="en-GB"/>
        </w:rPr>
      </w:pPr>
      <w:proofErr w:type="spellStart"/>
      <w:r w:rsidRPr="003A542B">
        <w:t>Hipkiss</w:t>
      </w:r>
      <w:proofErr w:type="spellEnd"/>
      <w:r w:rsidRPr="003A542B">
        <w:t xml:space="preserve">, T., </w:t>
      </w:r>
      <w:proofErr w:type="spellStart"/>
      <w:r w:rsidRPr="003A542B">
        <w:t>Ecke</w:t>
      </w:r>
      <w:proofErr w:type="spellEnd"/>
      <w:r w:rsidRPr="003A542B">
        <w:t xml:space="preserve">, F., </w:t>
      </w:r>
      <w:proofErr w:type="spellStart"/>
      <w:r w:rsidRPr="003A542B">
        <w:t>Dettki</w:t>
      </w:r>
      <w:proofErr w:type="spellEnd"/>
      <w:r w:rsidRPr="003A542B">
        <w:t xml:space="preserve">, H., Moss, E., Sandgren, C. &amp; Hörnfeldt, B. </w:t>
      </w:r>
      <w:r w:rsidR="003B2F1A">
        <w:t>(</w:t>
      </w:r>
      <w:r w:rsidRPr="003A542B">
        <w:t>2013</w:t>
      </w:r>
      <w:r w:rsidR="003B2F1A">
        <w:t>)</w:t>
      </w:r>
      <w:r w:rsidRPr="003A542B">
        <w:t xml:space="preserve">. </w:t>
      </w:r>
      <w:r w:rsidRPr="003A542B">
        <w:rPr>
          <w:i/>
          <w:iCs/>
        </w:rPr>
        <w:t xml:space="preserve">Betydelsen av kungsörnars hemområden, biotopval och rörelser för vindkraftsetablering. </w:t>
      </w:r>
      <w:proofErr w:type="spellStart"/>
      <w:r w:rsidRPr="003B2F1A">
        <w:t>Vindval</w:t>
      </w:r>
      <w:proofErr w:type="spellEnd"/>
      <w:r w:rsidRPr="003B2F1A">
        <w:t xml:space="preserve">. </w:t>
      </w:r>
      <w:proofErr w:type="spellStart"/>
      <w:r w:rsidRPr="003B2F1A">
        <w:rPr>
          <w:lang w:val="en-GB"/>
        </w:rPr>
        <w:t>Naturvårdsverket</w:t>
      </w:r>
      <w:proofErr w:type="spellEnd"/>
      <w:r w:rsidRPr="003A542B">
        <w:rPr>
          <w:lang w:val="en-GB"/>
        </w:rPr>
        <w:t xml:space="preserve"> rapport 6589.</w:t>
      </w:r>
    </w:p>
    <w:p w14:paraId="062653B9" w14:textId="77777777" w:rsidR="00461A35" w:rsidRDefault="00461A35" w:rsidP="00461A35">
      <w:pPr>
        <w:pStyle w:val="Bibliography"/>
      </w:pPr>
      <w:r w:rsidRPr="003A542B">
        <w:rPr>
          <w:lang w:val="en-GB"/>
        </w:rPr>
        <w:t xml:space="preserve">Madders, M. &amp; Whitfield, D.P. </w:t>
      </w:r>
      <w:r w:rsidR="003B2F1A">
        <w:rPr>
          <w:lang w:val="en-GB"/>
        </w:rPr>
        <w:t>(</w:t>
      </w:r>
      <w:r w:rsidRPr="003A542B">
        <w:rPr>
          <w:lang w:val="en-GB"/>
        </w:rPr>
        <w:t>2006</w:t>
      </w:r>
      <w:r w:rsidR="003B2F1A">
        <w:rPr>
          <w:lang w:val="en-GB"/>
        </w:rPr>
        <w:t>)</w:t>
      </w:r>
      <w:r w:rsidRPr="003A542B">
        <w:rPr>
          <w:lang w:val="en-GB"/>
        </w:rPr>
        <w:t xml:space="preserve">. </w:t>
      </w:r>
      <w:r w:rsidRPr="003A542B">
        <w:rPr>
          <w:i/>
          <w:iCs/>
          <w:lang w:val="en-GB"/>
        </w:rPr>
        <w:t>Upland raptors and the assessment of wind farm impacts</w:t>
      </w:r>
      <w:r w:rsidRPr="003A542B">
        <w:rPr>
          <w:lang w:val="en-GB"/>
        </w:rPr>
        <w:t xml:space="preserve">. </w:t>
      </w:r>
      <w:r w:rsidRPr="003A542B">
        <w:t>Ibis 148: 43–56.</w:t>
      </w:r>
      <w:r w:rsidR="003B2F1A">
        <w:t xml:space="preserve"> </w:t>
      </w:r>
    </w:p>
    <w:p w14:paraId="659EE550" w14:textId="77777777" w:rsidR="00031318" w:rsidRDefault="00031318" w:rsidP="00031318">
      <w:pPr>
        <w:pStyle w:val="Bibliography"/>
      </w:pPr>
      <w:bookmarkStart w:id="37" w:name="_Hlk118212228"/>
      <w:r>
        <w:t xml:space="preserve">Naturvårdsverket (2022). </w:t>
      </w:r>
      <w:r>
        <w:rPr>
          <w:i/>
          <w:iCs/>
        </w:rPr>
        <w:t xml:space="preserve">Artskyddshandboken och vägledning om </w:t>
      </w:r>
      <w:proofErr w:type="spellStart"/>
      <w:r>
        <w:rPr>
          <w:i/>
          <w:iCs/>
        </w:rPr>
        <w:t>artskydd</w:t>
      </w:r>
      <w:proofErr w:type="spellEnd"/>
      <w:r>
        <w:t xml:space="preserve">. </w:t>
      </w:r>
      <w:r w:rsidRPr="00E64CA3">
        <w:t xml:space="preserve">[online] Tillgänglig: </w:t>
      </w:r>
      <w:r>
        <w:t xml:space="preserve"> </w:t>
      </w:r>
      <w:hyperlink r:id="rId17" w:history="1">
        <w:r w:rsidRPr="003E64A3">
          <w:rPr>
            <w:rStyle w:val="Hyperlink"/>
          </w:rPr>
          <w:t>https://www.naturvardsverket.se/vagledning-och-stod/arter-och-artskydd/artskyddshandboken-och-vagledning-om-artskydd</w:t>
        </w:r>
      </w:hyperlink>
      <w:r>
        <w:t xml:space="preserve">. </w:t>
      </w:r>
    </w:p>
    <w:bookmarkEnd w:id="37"/>
    <w:p w14:paraId="04D4F6E8" w14:textId="77777777" w:rsidR="00461A35" w:rsidRPr="003A542B" w:rsidRDefault="00461A35" w:rsidP="00461A35">
      <w:pPr>
        <w:pStyle w:val="Bibliography"/>
      </w:pPr>
      <w:r w:rsidRPr="003A542B">
        <w:t xml:space="preserve">Singh, N.J., Moss, E., </w:t>
      </w:r>
      <w:proofErr w:type="spellStart"/>
      <w:r w:rsidRPr="003A542B">
        <w:t>Hipkiss</w:t>
      </w:r>
      <w:proofErr w:type="spellEnd"/>
      <w:r w:rsidRPr="003A542B">
        <w:t xml:space="preserve">, T., </w:t>
      </w:r>
      <w:proofErr w:type="spellStart"/>
      <w:r w:rsidRPr="003A542B">
        <w:t>Ecke</w:t>
      </w:r>
      <w:proofErr w:type="spellEnd"/>
      <w:r w:rsidRPr="003A542B">
        <w:t xml:space="preserve">, F., </w:t>
      </w:r>
      <w:proofErr w:type="spellStart"/>
      <w:r w:rsidRPr="003A542B">
        <w:t>Dettki</w:t>
      </w:r>
      <w:proofErr w:type="spellEnd"/>
      <w:r w:rsidRPr="003A542B">
        <w:t xml:space="preserve">, H., Sandström, P., Bloom, P., </w:t>
      </w:r>
      <w:proofErr w:type="spellStart"/>
      <w:r w:rsidRPr="003A542B">
        <w:t>Kidd</w:t>
      </w:r>
      <w:proofErr w:type="spellEnd"/>
      <w:r w:rsidRPr="003A542B">
        <w:t xml:space="preserve">, J., Thomas, S. &amp; Hörnfeldt, B. </w:t>
      </w:r>
      <w:r w:rsidR="003B2F1A">
        <w:t>(</w:t>
      </w:r>
      <w:r w:rsidRPr="003A542B">
        <w:t>2016</w:t>
      </w:r>
      <w:r w:rsidR="003B2F1A">
        <w:t>)</w:t>
      </w:r>
      <w:r w:rsidRPr="003A542B">
        <w:t xml:space="preserve">. </w:t>
      </w:r>
      <w:r w:rsidRPr="003A542B">
        <w:rPr>
          <w:i/>
          <w:iCs/>
          <w:lang w:val="en-GB"/>
        </w:rPr>
        <w:t xml:space="preserve">Habitat selection by adult golden eagles Aquila </w:t>
      </w:r>
      <w:proofErr w:type="spellStart"/>
      <w:r w:rsidRPr="003A542B">
        <w:rPr>
          <w:i/>
          <w:iCs/>
          <w:lang w:val="en-GB"/>
        </w:rPr>
        <w:t>chrysaetos</w:t>
      </w:r>
      <w:proofErr w:type="spellEnd"/>
      <w:r w:rsidRPr="003A542B">
        <w:rPr>
          <w:i/>
          <w:iCs/>
          <w:lang w:val="en-GB"/>
        </w:rPr>
        <w:t xml:space="preserve"> during the breeding season and implications for wind farm establishment</w:t>
      </w:r>
      <w:r w:rsidRPr="003A542B">
        <w:rPr>
          <w:lang w:val="en-GB"/>
        </w:rPr>
        <w:t xml:space="preserve">. </w:t>
      </w:r>
      <w:r w:rsidRPr="003A542B">
        <w:t xml:space="preserve">Bird </w:t>
      </w:r>
      <w:proofErr w:type="spellStart"/>
      <w:r w:rsidRPr="003A542B">
        <w:t>Study</w:t>
      </w:r>
      <w:proofErr w:type="spellEnd"/>
      <w:r w:rsidRPr="003A542B">
        <w:t xml:space="preserve"> (DOI:</w:t>
      </w:r>
      <w:proofErr w:type="gramStart"/>
      <w:r w:rsidRPr="003A542B">
        <w:t>10.1080</w:t>
      </w:r>
      <w:proofErr w:type="gramEnd"/>
      <w:r w:rsidRPr="003A542B">
        <w:t xml:space="preserve">/00063657.2016.1183110). </w:t>
      </w:r>
    </w:p>
    <w:p w14:paraId="7910D036" w14:textId="77777777" w:rsidR="00461A35" w:rsidRPr="003A542B" w:rsidRDefault="00461A35" w:rsidP="00461A35">
      <w:pPr>
        <w:pStyle w:val="Bibliography"/>
      </w:pPr>
      <w:r w:rsidRPr="003A542B">
        <w:t xml:space="preserve">Singh, N., </w:t>
      </w:r>
      <w:proofErr w:type="spellStart"/>
      <w:r w:rsidRPr="003A542B">
        <w:t>Hipkiss</w:t>
      </w:r>
      <w:proofErr w:type="spellEnd"/>
      <w:r w:rsidRPr="003A542B">
        <w:t xml:space="preserve">, T., </w:t>
      </w:r>
      <w:proofErr w:type="spellStart"/>
      <w:r w:rsidRPr="003A542B">
        <w:t>Ecke</w:t>
      </w:r>
      <w:proofErr w:type="spellEnd"/>
      <w:r w:rsidRPr="003A542B">
        <w:t xml:space="preserve">, F., </w:t>
      </w:r>
      <w:proofErr w:type="spellStart"/>
      <w:r w:rsidRPr="003A542B">
        <w:t>Dettki</w:t>
      </w:r>
      <w:proofErr w:type="spellEnd"/>
      <w:r w:rsidRPr="003A542B">
        <w:t xml:space="preserve">, H., Moss, E., Sandgren, C. &amp; Hörnfeldt, B. </w:t>
      </w:r>
      <w:r w:rsidR="003B2F1A">
        <w:t>(</w:t>
      </w:r>
      <w:r w:rsidRPr="003A542B">
        <w:t>2017</w:t>
      </w:r>
      <w:r w:rsidR="003B2F1A">
        <w:t>)</w:t>
      </w:r>
      <w:r w:rsidRPr="003A542B">
        <w:t xml:space="preserve">. </w:t>
      </w:r>
      <w:r w:rsidRPr="003A542B">
        <w:rPr>
          <w:i/>
          <w:iCs/>
        </w:rPr>
        <w:t>Betydelsen av kungsörnars hemområden, biotopval och rörelser för vindkraftsetablering Del 2</w:t>
      </w:r>
      <w:r w:rsidRPr="003A542B">
        <w:t xml:space="preserve">. </w:t>
      </w:r>
      <w:proofErr w:type="spellStart"/>
      <w:r w:rsidRPr="003A542B">
        <w:t>Vindval</w:t>
      </w:r>
      <w:proofErr w:type="spellEnd"/>
      <w:r w:rsidRPr="003A542B">
        <w:t xml:space="preserve">. Naturvårdsverket rapport 6734. </w:t>
      </w:r>
    </w:p>
    <w:p w14:paraId="15108EB9" w14:textId="77777777" w:rsidR="00461A35" w:rsidRPr="003A542B" w:rsidRDefault="00461A35" w:rsidP="00461A35">
      <w:pPr>
        <w:pStyle w:val="Bibliography"/>
      </w:pPr>
      <w:r w:rsidRPr="003A542B">
        <w:t xml:space="preserve">Tjernberg, M. </w:t>
      </w:r>
      <w:r w:rsidR="003B2F1A">
        <w:t>(</w:t>
      </w:r>
      <w:r w:rsidRPr="003A542B">
        <w:t>2006</w:t>
      </w:r>
      <w:r w:rsidR="003B2F1A">
        <w:t>)</w:t>
      </w:r>
      <w:r w:rsidRPr="003A542B">
        <w:t xml:space="preserve">. </w:t>
      </w:r>
      <w:r w:rsidRPr="003A542B">
        <w:rPr>
          <w:i/>
          <w:iCs/>
        </w:rPr>
        <w:t>Kungsörnens status och ekologi i Sverige 2006, samt tänkbara prognoser för artens utveckling</w:t>
      </w:r>
      <w:r w:rsidRPr="003A542B">
        <w:t xml:space="preserve">. </w:t>
      </w:r>
      <w:r w:rsidR="00C47EEB">
        <w:t xml:space="preserve">SLU </w:t>
      </w:r>
      <w:r w:rsidRPr="003A542B">
        <w:t xml:space="preserve">Artdatabanken. Rapport till Rovdjursutredningen. </w:t>
      </w:r>
    </w:p>
    <w:p w14:paraId="37400049" w14:textId="77777777" w:rsidR="005E46FF" w:rsidRPr="003A542B" w:rsidRDefault="00AC13DD" w:rsidP="005E46FF">
      <w:pPr>
        <w:pStyle w:val="Bibliography"/>
      </w:pPr>
      <w:r w:rsidRPr="003A542B">
        <w:t xml:space="preserve">Rydell, J., Engström, H., Hedenström, A., </w:t>
      </w:r>
      <w:proofErr w:type="spellStart"/>
      <w:r w:rsidRPr="003A542B">
        <w:t>Kyed</w:t>
      </w:r>
      <w:proofErr w:type="spellEnd"/>
      <w:r w:rsidRPr="003A542B">
        <w:t xml:space="preserve"> Larsen, J., Pettersson, J. &amp; Green, M. (2011). </w:t>
      </w:r>
      <w:r w:rsidRPr="003A542B">
        <w:rPr>
          <w:i/>
          <w:iCs/>
        </w:rPr>
        <w:t>Vindkraftens effekter på fåglar och fladdermöss – En syntesrapport</w:t>
      </w:r>
      <w:r w:rsidRPr="003A542B">
        <w:t xml:space="preserve">. </w:t>
      </w:r>
      <w:r w:rsidR="005E46FF">
        <w:t xml:space="preserve">ISBN </w:t>
      </w:r>
      <w:r w:rsidR="005E46FF" w:rsidRPr="005E46FF">
        <w:t>978-91-620-6467-9</w:t>
      </w:r>
      <w:r w:rsidR="005E46FF">
        <w:t xml:space="preserve">. </w:t>
      </w:r>
      <w:proofErr w:type="spellStart"/>
      <w:r w:rsidR="005E46FF" w:rsidRPr="003A542B">
        <w:t>Vindval</w:t>
      </w:r>
      <w:proofErr w:type="spellEnd"/>
      <w:r w:rsidR="005E46FF" w:rsidRPr="003A542B">
        <w:t>.</w:t>
      </w:r>
      <w:r w:rsidR="009C2281" w:rsidRPr="009C2281">
        <w:t xml:space="preserve"> </w:t>
      </w:r>
      <w:r w:rsidR="009C2281" w:rsidRPr="003A542B">
        <w:t>Naturvårdsverket</w:t>
      </w:r>
      <w:r w:rsidR="00DF7B41">
        <w:t>,</w:t>
      </w:r>
      <w:r w:rsidR="009C2281" w:rsidRPr="003A542B">
        <w:t xml:space="preserve"> rapport 6467.</w:t>
      </w:r>
    </w:p>
    <w:p w14:paraId="2D57C963" w14:textId="77777777" w:rsidR="00AC13DD" w:rsidRPr="003A542B" w:rsidRDefault="00AC13DD" w:rsidP="00AC13DD">
      <w:pPr>
        <w:pStyle w:val="Bibliography"/>
      </w:pPr>
      <w:r w:rsidRPr="003A542B">
        <w:t xml:space="preserve">Rydell, J., </w:t>
      </w:r>
      <w:proofErr w:type="spellStart"/>
      <w:r w:rsidRPr="003A542B">
        <w:t>Ottvall</w:t>
      </w:r>
      <w:proofErr w:type="spellEnd"/>
      <w:r w:rsidRPr="003A542B">
        <w:t xml:space="preserve">, R., Pettersson, S., Green, M. </w:t>
      </w:r>
      <w:r w:rsidR="00696007">
        <w:t>(</w:t>
      </w:r>
      <w:r w:rsidRPr="003A542B">
        <w:t>2017</w:t>
      </w:r>
      <w:r w:rsidR="00696007">
        <w:t>)</w:t>
      </w:r>
      <w:r w:rsidRPr="003A542B">
        <w:t xml:space="preserve">. </w:t>
      </w:r>
      <w:r w:rsidRPr="003A542B">
        <w:rPr>
          <w:i/>
          <w:iCs/>
        </w:rPr>
        <w:t xml:space="preserve">Vindkraftens effekter på fåglar och fladdermöss </w:t>
      </w:r>
      <w:r w:rsidR="00696007">
        <w:rPr>
          <w:i/>
          <w:iCs/>
        </w:rPr>
        <w:t>–</w:t>
      </w:r>
      <w:r w:rsidRPr="003A542B">
        <w:rPr>
          <w:i/>
          <w:iCs/>
        </w:rPr>
        <w:t xml:space="preserve"> Uppdaterad syntesrapport 2017</w:t>
      </w:r>
      <w:r w:rsidRPr="003A542B">
        <w:t xml:space="preserve">. </w:t>
      </w:r>
      <w:r w:rsidR="0028355D" w:rsidRPr="0028355D">
        <w:t>ISBN 978-91-620-6740-3</w:t>
      </w:r>
      <w:r w:rsidR="0028355D">
        <w:t xml:space="preserve">. </w:t>
      </w:r>
      <w:proofErr w:type="spellStart"/>
      <w:r w:rsidR="00EF023B" w:rsidRPr="003A542B">
        <w:t>Vindval</w:t>
      </w:r>
      <w:proofErr w:type="spellEnd"/>
      <w:r w:rsidR="00EF023B" w:rsidRPr="003A542B">
        <w:t>.</w:t>
      </w:r>
      <w:r w:rsidR="00EF023B">
        <w:t xml:space="preserve"> </w:t>
      </w:r>
      <w:r w:rsidRPr="003A542B">
        <w:t xml:space="preserve">Naturvårdsverket rapport 6740. </w:t>
      </w:r>
    </w:p>
    <w:p w14:paraId="1BD59EC7" w14:textId="77777777" w:rsidR="008E0B18" w:rsidRPr="007D0217" w:rsidRDefault="008E0B18" w:rsidP="008E0B18">
      <w:pPr>
        <w:pStyle w:val="Bibliography"/>
      </w:pPr>
      <w:r w:rsidRPr="00514C71">
        <w:t xml:space="preserve">SLU Artdatabanken (2020). </w:t>
      </w:r>
      <w:r w:rsidRPr="00514C71">
        <w:rPr>
          <w:i/>
          <w:iCs/>
        </w:rPr>
        <w:t>Rödlistade arter i Sverige 2020</w:t>
      </w:r>
      <w:r w:rsidRPr="00514C71">
        <w:t>. SLU, Uppsala.</w:t>
      </w:r>
    </w:p>
    <w:p w14:paraId="6DEC6A5E" w14:textId="6A211D4A" w:rsidR="00906ED9" w:rsidRPr="00EA5EC9" w:rsidRDefault="00906ED9" w:rsidP="00906ED9">
      <w:pPr>
        <w:pStyle w:val="Bibliography"/>
      </w:pPr>
      <w:r w:rsidRPr="00EA5EC9">
        <w:t xml:space="preserve">SLU Artdatabanken (2021). </w:t>
      </w:r>
      <w:r w:rsidRPr="00EA5EC9">
        <w:rPr>
          <w:i/>
          <w:iCs/>
        </w:rPr>
        <w:t>Artfakta</w:t>
      </w:r>
      <w:r w:rsidRPr="00EA5EC9">
        <w:t>: Kungsörn resp. Havsörn.</w:t>
      </w:r>
      <w:r w:rsidR="00006618">
        <w:t xml:space="preserve"> [online] </w:t>
      </w:r>
      <w:r w:rsidR="00006618" w:rsidRPr="00913070">
        <w:t xml:space="preserve">Tillgänglig: </w:t>
      </w:r>
      <w:r w:rsidRPr="00EA5EC9">
        <w:t xml:space="preserve"> </w:t>
      </w:r>
      <w:hyperlink r:id="rId18" w:history="1">
        <w:r w:rsidR="00006618" w:rsidRPr="004C35C8">
          <w:rPr>
            <w:rStyle w:val="Hyperlink"/>
          </w:rPr>
          <w:t>https://artfakta.se/artbestamning</w:t>
        </w:r>
      </w:hyperlink>
      <w:r w:rsidR="00006618">
        <w:t>.</w:t>
      </w:r>
    </w:p>
    <w:p w14:paraId="6D38FA87" w14:textId="77777777" w:rsidR="00913070" w:rsidRDefault="00461A35" w:rsidP="00913070">
      <w:pPr>
        <w:pStyle w:val="Bibliography"/>
      </w:pPr>
      <w:r w:rsidRPr="003A542B">
        <w:t xml:space="preserve">Viltskadecenter </w:t>
      </w:r>
      <w:r w:rsidR="003A542B">
        <w:t>(</w:t>
      </w:r>
      <w:r w:rsidRPr="003A542B">
        <w:t>2018</w:t>
      </w:r>
      <w:r w:rsidR="003A542B">
        <w:t>)</w:t>
      </w:r>
      <w:r w:rsidRPr="003A542B">
        <w:t xml:space="preserve">. </w:t>
      </w:r>
      <w:r w:rsidRPr="003A542B">
        <w:rPr>
          <w:i/>
          <w:iCs/>
        </w:rPr>
        <w:t xml:space="preserve">Resultat från inventeringar av kungsörn i Sverige 2018 </w:t>
      </w:r>
      <w:r w:rsidR="00830316" w:rsidRPr="003A542B">
        <w:rPr>
          <w:i/>
          <w:iCs/>
        </w:rPr>
        <w:t>–</w:t>
      </w:r>
      <w:r w:rsidRPr="003A542B">
        <w:rPr>
          <w:i/>
          <w:iCs/>
        </w:rPr>
        <w:t xml:space="preserve"> Nationell sammanställning över länsstyrelsernas resultat från inventeringar av kungsörn</w:t>
      </w:r>
      <w:r w:rsidR="00830316" w:rsidRPr="003A542B">
        <w:rPr>
          <w:i/>
          <w:iCs/>
        </w:rPr>
        <w:t>.</w:t>
      </w:r>
      <w:r w:rsidRPr="003A542B">
        <w:rPr>
          <w:i/>
          <w:iCs/>
        </w:rPr>
        <w:t xml:space="preserve"> </w:t>
      </w:r>
      <w:r w:rsidR="003A542B" w:rsidRPr="00294568">
        <w:t>SLU 2018-6</w:t>
      </w:r>
      <w:r w:rsidR="00294568" w:rsidRPr="00294568">
        <w:t>. ISBN: 978-91-984194-5-0</w:t>
      </w:r>
      <w:r w:rsidR="00294568">
        <w:t xml:space="preserve">. </w:t>
      </w:r>
      <w:r w:rsidR="0057285B" w:rsidRPr="0057285B">
        <w:t xml:space="preserve">Viltskadecenter, Institutionen </w:t>
      </w:r>
      <w:r w:rsidR="0057285B">
        <w:t>fö</w:t>
      </w:r>
      <w:r w:rsidR="0057285B" w:rsidRPr="0057285B">
        <w:t xml:space="preserve">r Ekologi, </w:t>
      </w:r>
      <w:r w:rsidR="007566A4">
        <w:t>SLU</w:t>
      </w:r>
      <w:r w:rsidR="008A4FF0">
        <w:t xml:space="preserve">. Grimsö. </w:t>
      </w:r>
    </w:p>
    <w:p w14:paraId="3DEFFCC3" w14:textId="77777777" w:rsidR="00913070" w:rsidRPr="00913070" w:rsidRDefault="00913070" w:rsidP="00913070">
      <w:pPr>
        <w:pStyle w:val="Bibliography"/>
      </w:pPr>
      <w:r w:rsidRPr="00913070">
        <w:t xml:space="preserve">Örn-72 (2018). </w:t>
      </w:r>
      <w:r w:rsidRPr="00913070">
        <w:rPr>
          <w:i/>
          <w:iCs/>
        </w:rPr>
        <w:t>Inventering av kungsörn</w:t>
      </w:r>
      <w:r w:rsidRPr="00913070">
        <w:t xml:space="preserve">. </w:t>
      </w:r>
      <w:r w:rsidR="008362AA">
        <w:t xml:space="preserve">[online] </w:t>
      </w:r>
      <w:r w:rsidRPr="00913070">
        <w:t>Tillgänglig: &lt;http://eagle72.se/</w:t>
      </w:r>
      <w:proofErr w:type="spellStart"/>
      <w:r w:rsidRPr="00913070">
        <w:t>flyktleksinventering</w:t>
      </w:r>
      <w:proofErr w:type="spellEnd"/>
      <w:r w:rsidRPr="00913070">
        <w:t>-</w:t>
      </w:r>
      <w:proofErr w:type="spellStart"/>
      <w:r w:rsidRPr="00913070">
        <w:t>av-kungsorn</w:t>
      </w:r>
      <w:proofErr w:type="spellEnd"/>
      <w:r w:rsidRPr="00913070">
        <w:t xml:space="preserve">/&gt; </w:t>
      </w:r>
      <w:r w:rsidR="008362AA">
        <w:t>[</w:t>
      </w:r>
      <w:r w:rsidRPr="00913070">
        <w:t>sidan skapad 2018</w:t>
      </w:r>
      <w:r w:rsidR="008362AA">
        <w:t>]</w:t>
      </w:r>
      <w:r w:rsidR="000254FF">
        <w:t>.</w:t>
      </w:r>
    </w:p>
    <w:p w14:paraId="3AC09816" w14:textId="77777777" w:rsidR="009E2C2B" w:rsidRPr="009E2C2B" w:rsidRDefault="009E2C2B" w:rsidP="009E2C2B"/>
    <w:p w14:paraId="09975644" w14:textId="77777777" w:rsidR="00673043" w:rsidRDefault="00673043" w:rsidP="003027C6">
      <w:r>
        <w:br w:type="page"/>
      </w:r>
    </w:p>
    <w:p w14:paraId="0DD5331E" w14:textId="77777777" w:rsidR="00801598" w:rsidRPr="00116E45" w:rsidRDefault="00801598" w:rsidP="00801598">
      <w:pPr>
        <w:pStyle w:val="Rubrik1ejnr"/>
        <w:rPr>
          <w:color w:val="FF0000"/>
        </w:rPr>
      </w:pPr>
      <w:bookmarkStart w:id="38" w:name="_Toc448242151"/>
      <w:bookmarkStart w:id="39" w:name="_Toc34127318"/>
      <w:bookmarkStart w:id="40" w:name="_Toc128145585"/>
      <w:bookmarkStart w:id="41" w:name="_Toc457063847"/>
      <w:r w:rsidRPr="00C06D36">
        <w:lastRenderedPageBreak/>
        <w:t>Bilaga 1</w:t>
      </w:r>
      <w:bookmarkEnd w:id="38"/>
      <w:r>
        <w:t xml:space="preserve"> – </w:t>
      </w:r>
      <w:r w:rsidR="00506FEE">
        <w:rPr>
          <w:color w:val="FF0000"/>
        </w:rPr>
        <w:t>B</w:t>
      </w:r>
      <w:r w:rsidR="00116E45" w:rsidRPr="00116E45">
        <w:rPr>
          <w:color w:val="FF0000"/>
        </w:rPr>
        <w:t>ilagans namn (d</w:t>
      </w:r>
      <w:r w:rsidRPr="00116E45">
        <w:rPr>
          <w:color w:val="FF0000"/>
        </w:rPr>
        <w:t>enna bilaga finns sist i dokumentet</w:t>
      </w:r>
      <w:bookmarkEnd w:id="39"/>
      <w:r w:rsidR="00116E45" w:rsidRPr="00116E45">
        <w:rPr>
          <w:color w:val="FF0000"/>
        </w:rPr>
        <w:t>)</w:t>
      </w:r>
      <w:bookmarkEnd w:id="40"/>
    </w:p>
    <w:p w14:paraId="4716B328" w14:textId="77777777" w:rsidR="00801598" w:rsidRPr="006D773F" w:rsidRDefault="00801598" w:rsidP="00801598">
      <w:pPr>
        <w:rPr>
          <w:color w:val="FF0000"/>
        </w:rPr>
      </w:pPr>
      <w:r w:rsidRPr="006D773F">
        <w:rPr>
          <w:color w:val="FF0000"/>
        </w:rPr>
        <w:t>Här kan bilagan infogas</w:t>
      </w:r>
      <w:r>
        <w:rPr>
          <w:color w:val="FF0000"/>
        </w:rPr>
        <w:t xml:space="preserve">, men den kan även göras som en separat fil och stoppas in i rapporten när den är sparad som PDF-fil eller bifogas ihop med rapporten. </w:t>
      </w:r>
    </w:p>
    <w:p w14:paraId="4CE3D448" w14:textId="77777777" w:rsidR="00801598" w:rsidRDefault="00801598" w:rsidP="00801598"/>
    <w:p w14:paraId="5B53A453" w14:textId="77777777" w:rsidR="00801598" w:rsidRDefault="00801598" w:rsidP="00801598"/>
    <w:p w14:paraId="32D3D9A6" w14:textId="77777777" w:rsidR="00801598" w:rsidRDefault="00801598" w:rsidP="00801598"/>
    <w:p w14:paraId="04517273" w14:textId="77777777" w:rsidR="00801598" w:rsidRPr="00BF34C3" w:rsidRDefault="00801598" w:rsidP="00A103CC">
      <w:pPr>
        <w:pStyle w:val="Tabell"/>
      </w:pPr>
      <w:r w:rsidRPr="00BF34C3">
        <w:rPr>
          <w:highlight w:val="yellow"/>
        </w:rPr>
        <w:t>OBS! Här nedanför finns en avsnittsbrytning som inte får tas bort!</w:t>
      </w:r>
      <w:r w:rsidRPr="00BF34C3">
        <w:t xml:space="preserve"> </w:t>
      </w:r>
    </w:p>
    <w:bookmarkEnd w:id="5"/>
    <w:bookmarkEnd w:id="41"/>
    <w:p w14:paraId="43A061A5" w14:textId="77777777" w:rsidR="009A50B3" w:rsidRDefault="009A50B3" w:rsidP="00C06D36"/>
    <w:p w14:paraId="7ACED5CC" w14:textId="77777777" w:rsidR="00D640A9" w:rsidRDefault="00D640A9" w:rsidP="00C06D36">
      <w:pPr>
        <w:sectPr w:rsidR="00D640A9" w:rsidSect="008F7579">
          <w:headerReference w:type="default" r:id="rId19"/>
          <w:footerReference w:type="default" r:id="rId20"/>
          <w:headerReference w:type="first" r:id="rId21"/>
          <w:footerReference w:type="first" r:id="rId22"/>
          <w:pgSz w:w="11900" w:h="16840"/>
          <w:pgMar w:top="1701" w:right="1418" w:bottom="1418" w:left="1418" w:header="709" w:footer="709" w:gutter="0"/>
          <w:cols w:space="708"/>
          <w:titlePg/>
          <w:docGrid w:linePitch="360"/>
        </w:sectPr>
      </w:pPr>
    </w:p>
    <w:p w14:paraId="6BECF1A9" w14:textId="77777777" w:rsidR="00D640A9" w:rsidRDefault="00D640A9">
      <w:pPr>
        <w:spacing w:after="0"/>
      </w:pPr>
      <w:r>
        <w:lastRenderedPageBreak/>
        <w:br w:type="page"/>
      </w:r>
    </w:p>
    <w:p w14:paraId="7BFFD8A7" w14:textId="77777777" w:rsidR="00302168" w:rsidRDefault="00302168" w:rsidP="00C06D36"/>
    <w:p w14:paraId="21276D0A" w14:textId="77777777" w:rsidR="00302168" w:rsidRDefault="00302168" w:rsidP="00C06D36"/>
    <w:sectPr w:rsidR="00302168" w:rsidSect="00D640A9">
      <w:headerReference w:type="default" r:id="rId23"/>
      <w:footerReference w:type="default" r:id="rId24"/>
      <w:headerReference w:type="first" r:id="rId25"/>
      <w:footerReference w:type="first" r:id="rId26"/>
      <w:type w:val="oddPage"/>
      <w:pgSz w:w="11900" w:h="16840"/>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CF7D3" w14:textId="77777777" w:rsidR="005421EC" w:rsidRDefault="005421EC" w:rsidP="008C6A4A">
      <w:pPr>
        <w:spacing w:after="0"/>
      </w:pPr>
      <w:r>
        <w:separator/>
      </w:r>
    </w:p>
  </w:endnote>
  <w:endnote w:type="continuationSeparator" w:id="0">
    <w:p w14:paraId="33836D16" w14:textId="77777777" w:rsidR="005421EC" w:rsidRDefault="005421EC" w:rsidP="008C6A4A">
      <w:pPr>
        <w:spacing w:after="0"/>
      </w:pPr>
      <w:r>
        <w:continuationSeparator/>
      </w:r>
    </w:p>
  </w:endnote>
  <w:endnote w:type="continuationNotice" w:id="1">
    <w:p w14:paraId="21CBB7A5" w14:textId="77777777" w:rsidR="005421EC" w:rsidRDefault="005421E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imes LT Std">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EFC6" w14:textId="0AC93126" w:rsidR="00E97D4A" w:rsidRPr="00527418" w:rsidRDefault="00360271" w:rsidP="00302168">
    <w:pPr>
      <w:pStyle w:val="Footer"/>
      <w:tabs>
        <w:tab w:val="clear" w:pos="4536"/>
        <w:tab w:val="center" w:pos="284"/>
      </w:tabs>
      <w:spacing w:before="240"/>
      <w:ind w:right="357"/>
      <w:rPr>
        <w:rStyle w:val="PageNumber"/>
      </w:rPr>
    </w:pPr>
    <w:r w:rsidRPr="00527418">
      <w:rPr>
        <w:rStyle w:val="PageNumber"/>
        <w:noProof/>
      </w:rPr>
      <w:drawing>
        <wp:anchor distT="0" distB="0" distL="114300" distR="114300" simplePos="0" relativeHeight="251658242" behindDoc="0" locked="0" layoutInCell="1" allowOverlap="1" wp14:anchorId="70303702" wp14:editId="00CD78DE">
          <wp:simplePos x="0" y="0"/>
          <wp:positionH relativeFrom="column">
            <wp:posOffset>4225290</wp:posOffset>
          </wp:positionH>
          <wp:positionV relativeFrom="paragraph">
            <wp:posOffset>3810</wp:posOffset>
          </wp:positionV>
          <wp:extent cx="1510665" cy="594995"/>
          <wp:effectExtent l="0" t="0" r="0" b="0"/>
          <wp:wrapSquare wrapText="bothSides"/>
          <wp:docPr id="4" name="Bildobjekt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0665" cy="594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7418">
      <w:rPr>
        <w:rStyle w:val="PageNumber"/>
        <w:noProof/>
      </w:rPr>
      <mc:AlternateContent>
        <mc:Choice Requires="wps">
          <w:drawing>
            <wp:anchor distT="0" distB="0" distL="114300" distR="114300" simplePos="0" relativeHeight="251658241" behindDoc="1" locked="0" layoutInCell="1" allowOverlap="1" wp14:anchorId="5B55C146" wp14:editId="79D925F7">
              <wp:simplePos x="0" y="0"/>
              <wp:positionH relativeFrom="column">
                <wp:posOffset>0</wp:posOffset>
              </wp:positionH>
              <wp:positionV relativeFrom="paragraph">
                <wp:posOffset>-8417</wp:posOffset>
              </wp:positionV>
              <wp:extent cx="5761990" cy="0"/>
              <wp:effectExtent l="0" t="0" r="16510" b="12700"/>
              <wp:wrapNone/>
              <wp:docPr id="11" name="Straight Connector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5761990" cy="0"/>
                      </a:xfrm>
                      <a:prstGeom prst="line">
                        <a:avLst/>
                      </a:prstGeom>
                      <a:ln w="6350" cmpd="sng">
                        <a:solidFill>
                          <a:srgbClr val="ACA196"/>
                        </a:solid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9B113" id="Straight Connector 29" o:spid="_x0000_s1026" alt="&quot;&quot;" style="position:absolute;flip:x;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5pt" to="453.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" strokecolor="#aca196" strokeweight=".5pt">
              <v:stroke joinstyle="miter"/>
            </v:line>
          </w:pict>
        </mc:Fallback>
      </mc:AlternateContent>
    </w:r>
    <w:r w:rsidR="00E97D4A" w:rsidRPr="00527418">
      <w:rPr>
        <w:rStyle w:val="PageNumber"/>
      </w:rPr>
      <w:tab/>
    </w:r>
    <w:r w:rsidR="00E97D4A" w:rsidRPr="00527418">
      <w:rPr>
        <w:rStyle w:val="PageNumber"/>
      </w:rPr>
      <w:fldChar w:fldCharType="begin"/>
    </w:r>
    <w:r w:rsidR="00E97D4A" w:rsidRPr="00527418">
      <w:rPr>
        <w:rStyle w:val="PageNumber"/>
      </w:rPr>
      <w:instrText xml:space="preserve"> PAGE </w:instrText>
    </w:r>
    <w:r w:rsidR="00E97D4A" w:rsidRPr="00527418">
      <w:rPr>
        <w:rStyle w:val="PageNumber"/>
      </w:rPr>
      <w:fldChar w:fldCharType="separate"/>
    </w:r>
    <w:r w:rsidR="00E97D4A">
      <w:rPr>
        <w:rStyle w:val="PageNumber"/>
        <w:noProof/>
      </w:rPr>
      <w:t>3</w:t>
    </w:r>
    <w:r w:rsidR="00E97D4A" w:rsidRPr="00527418">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CF3AC" w14:textId="77777777" w:rsidR="00E97D4A" w:rsidRDefault="00E97D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4B61A" w14:textId="77777777" w:rsidR="00E97D4A" w:rsidRPr="00D640A9" w:rsidRDefault="00E97D4A" w:rsidP="00D640A9">
    <w:pPr>
      <w:pStyle w:val="Footer"/>
      <w:rPr>
        <w:rStyle w:val="PageNumber"/>
        <w:rFonts w:ascii="Cambria" w:hAnsi="Cambria"/>
        <w:color w:val="auto"/>
        <w:sz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8290" w14:textId="77777777" w:rsidR="00E97D4A" w:rsidRDefault="00E97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E98B6" w14:textId="77777777" w:rsidR="005421EC" w:rsidRDefault="005421EC" w:rsidP="008C6A4A">
      <w:pPr>
        <w:spacing w:after="0"/>
      </w:pPr>
      <w:r>
        <w:separator/>
      </w:r>
    </w:p>
  </w:footnote>
  <w:footnote w:type="continuationSeparator" w:id="0">
    <w:p w14:paraId="1CF76D40" w14:textId="77777777" w:rsidR="005421EC" w:rsidRDefault="005421EC" w:rsidP="008C6A4A">
      <w:pPr>
        <w:spacing w:after="0"/>
      </w:pPr>
      <w:r>
        <w:continuationSeparator/>
      </w:r>
    </w:p>
  </w:footnote>
  <w:footnote w:type="continuationNotice" w:id="1">
    <w:p w14:paraId="7D9F2C61" w14:textId="77777777" w:rsidR="005421EC" w:rsidRDefault="005421EC">
      <w:pPr>
        <w:spacing w:after="0"/>
      </w:pPr>
    </w:p>
  </w:footnote>
  <w:footnote w:id="2">
    <w:p w14:paraId="72BAF93D" w14:textId="77777777" w:rsidR="00E97D4A" w:rsidRDefault="00E97D4A">
      <w:pPr>
        <w:pStyle w:val="FootnoteText"/>
      </w:pPr>
      <w:r>
        <w:rPr>
          <w:rStyle w:val="FootnoteReference"/>
        </w:rPr>
        <w:footnoteRef/>
      </w:r>
      <w:r>
        <w:t xml:space="preserve"> </w:t>
      </w:r>
      <w:r w:rsidRPr="000237BA">
        <w:t xml:space="preserve">2K </w:t>
      </w:r>
      <w:r>
        <w:t xml:space="preserve">= </w:t>
      </w:r>
      <w:r w:rsidRPr="000237BA">
        <w:t>fågelns andra kalenderår</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DCBA" w14:textId="55BC369B" w:rsidR="00314DF3" w:rsidRPr="00314DF3" w:rsidRDefault="00314DF3" w:rsidP="00314DF3">
    <w:pPr>
      <w:pStyle w:val="Header"/>
      <w:ind w:hanging="142"/>
      <w:rPr>
        <w:b w:val="0"/>
        <w:bCs/>
      </w:rPr>
    </w:pPr>
    <w:r>
      <w:rPr>
        <w:noProof/>
        <w:lang w:eastAsia="sv-SE"/>
      </w:rPr>
      <mc:AlternateContent>
        <mc:Choice Requires="wps">
          <w:drawing>
            <wp:inline distT="0" distB="0" distL="0" distR="0" wp14:anchorId="4C528CE7" wp14:editId="15F45C14">
              <wp:extent cx="5829746" cy="223737"/>
              <wp:effectExtent l="0" t="0" r="0" b="5080"/>
              <wp:docPr id="10" name="Textruta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829746" cy="223737"/>
                      </a:xfrm>
                      <a:prstGeom prst="rect">
                        <a:avLst/>
                      </a:prstGeom>
                      <a:solidFill>
                        <a:schemeClr val="lt1"/>
                      </a:solidFill>
                      <a:ln w="6350">
                        <a:noFill/>
                      </a:ln>
                      <a:effectLst/>
                    </wps:spPr>
                    <wps:txbx>
                      <w:txbxContent>
                        <w:p w14:paraId="13CE7717" w14:textId="4B1C4DA3" w:rsidR="00314DF3" w:rsidRDefault="00314DF3" w:rsidP="00314DF3">
                          <w:pPr>
                            <w:pStyle w:val="Sidhuvudunderrubrik"/>
                          </w:pPr>
                          <w:r>
                            <w:rPr>
                              <w:rStyle w:val="HeaderChar"/>
                            </w:rPr>
                            <w:t>Spelflyktsi</w:t>
                          </w:r>
                          <w:r w:rsidRPr="00C03B43">
                            <w:rPr>
                              <w:rStyle w:val="HeaderChar"/>
                            </w:rPr>
                            <w:t xml:space="preserve">nventering av </w:t>
                          </w:r>
                          <w:r>
                            <w:rPr>
                              <w:rStyle w:val="HeaderChar"/>
                            </w:rPr>
                            <w:t xml:space="preserve">örn </w:t>
                          </w:r>
                          <w:r>
                            <w:t>–</w:t>
                          </w:r>
                          <w:r w:rsidR="0072168A">
                            <w:t xml:space="preserve"> {{Titel}}</w:t>
                          </w:r>
                          <w:r>
                            <w:t xml:space="preserve">, </w:t>
                          </w:r>
                          <w:r w:rsidR="0072168A">
                            <w:t>{{Kommun}}</w:t>
                          </w:r>
                          <w:r>
                            <w:t xml:space="preserve"> kommun </w:t>
                          </w:r>
                          <w:r w:rsidR="0072168A">
                            <w:t>{{År}}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C528CE7" id="_x0000_t202" coordsize="21600,21600" o:spt="202" path="m,l,21600r21600,l21600,xe">
              <v:stroke joinstyle="miter"/>
              <v:path gradientshapeok="t" o:connecttype="rect"/>
            </v:shapetype>
            <v:shape id="Textruta 10" o:spid="_x0000_s1036" type="#_x0000_t202" alt="&quot;&quot;" style="width:459.0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" fillcolor="white [3201]" stroked="f" strokeweight=".5pt">
              <v:textbox>
                <w:txbxContent>
                  <w:p w14:paraId="13CE7717" w14:textId="4B1C4DA3" w:rsidR="00314DF3" w:rsidRDefault="00314DF3" w:rsidP="00314DF3">
                    <w:pPr>
                      <w:pStyle w:val="Sidhuvudunderrubrik"/>
                    </w:pPr>
                    <w:r>
                      <w:rPr>
                        <w:rStyle w:val="HeaderChar"/>
                      </w:rPr>
                      <w:t>Spelflyktsi</w:t>
                    </w:r>
                    <w:r w:rsidRPr="00C03B43">
                      <w:rPr>
                        <w:rStyle w:val="HeaderChar"/>
                      </w:rPr>
                      <w:t xml:space="preserve">nventering av </w:t>
                    </w:r>
                    <w:r>
                      <w:rPr>
                        <w:rStyle w:val="HeaderChar"/>
                      </w:rPr>
                      <w:t xml:space="preserve">örn </w:t>
                    </w:r>
                    <w:r>
                      <w:t>–</w:t>
                    </w:r>
                    <w:r w:rsidR="0072168A">
                      <w:t xml:space="preserve"> {{Titel}}</w:t>
                    </w:r>
                    <w:r>
                      <w:t xml:space="preserve">, </w:t>
                    </w:r>
                    <w:r w:rsidR="0072168A">
                      <w:t>{{Kommun}}</w:t>
                    </w:r>
                    <w:r>
                      <w:t xml:space="preserve"> kommun </w:t>
                    </w:r>
                    <w:r w:rsidR="0072168A">
                      <w:t>{{År}}</w:t>
                    </w:r>
                  </w:p>
                </w:txbxContent>
              </v:textbox>
              <w10:anchorlock/>
            </v:shape>
          </w:pict>
        </mc:Fallback>
      </mc:AlternateContent>
    </w:r>
    <w:r>
      <w:rPr>
        <w:noProof/>
        <w:lang w:eastAsia="sv-SE"/>
      </w:rPr>
      <w:drawing>
        <wp:inline distT="0" distB="0" distL="0" distR="0" wp14:anchorId="5A7D1CCB" wp14:editId="0CC67410">
          <wp:extent cx="5753100" cy="114300"/>
          <wp:effectExtent l="0" t="0" r="12700" b="12700"/>
          <wp:docPr id="22" name="Bildobjekt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C80F5" w14:textId="77777777" w:rsidR="00E97D4A" w:rsidRDefault="00E97D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0134" w14:textId="77777777" w:rsidR="00E97D4A" w:rsidRPr="00D640A9" w:rsidRDefault="00E97D4A" w:rsidP="00D640A9">
    <w:r w:rsidRPr="00527418">
      <w:rPr>
        <w:rStyle w:val="PageNumber"/>
        <w:noProof/>
      </w:rPr>
      <w:drawing>
        <wp:anchor distT="0" distB="0" distL="114300" distR="114300" simplePos="0" relativeHeight="251658248" behindDoc="0" locked="0" layoutInCell="1" allowOverlap="1" wp14:anchorId="1F6D0B17" wp14:editId="435EF999">
          <wp:simplePos x="0" y="0"/>
          <wp:positionH relativeFrom="column">
            <wp:posOffset>1212614</wp:posOffset>
          </wp:positionH>
          <wp:positionV relativeFrom="paragraph">
            <wp:posOffset>4809490</wp:posOffset>
          </wp:positionV>
          <wp:extent cx="3503295" cy="1379220"/>
          <wp:effectExtent l="0" t="0" r="0" b="0"/>
          <wp:wrapSquare wrapText="bothSides"/>
          <wp:docPr id="17" name="Bildobjekt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17">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03295"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20A">
      <w:rPr>
        <w:noProof/>
      </w:rPr>
      <w:drawing>
        <wp:anchor distT="0" distB="0" distL="114300" distR="114300" simplePos="0" relativeHeight="251658243" behindDoc="0" locked="1" layoutInCell="1" allowOverlap="0" wp14:anchorId="3A86970F" wp14:editId="12472016">
          <wp:simplePos x="0" y="0"/>
          <wp:positionH relativeFrom="column">
            <wp:posOffset>506730</wp:posOffset>
          </wp:positionH>
          <wp:positionV relativeFrom="paragraph">
            <wp:posOffset>1395095</wp:posOffset>
          </wp:positionV>
          <wp:extent cx="2411730" cy="1583690"/>
          <wp:effectExtent l="0" t="0" r="1270" b="0"/>
          <wp:wrapNone/>
          <wp:docPr id="71"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4">
                    <a:extLst>
                      <a:ext uri="{C183D7F6-B498-43B3-948B-1728B52AA6E4}">
                        <adec:decorative xmlns:adec="http://schemas.microsoft.com/office/drawing/2017/decorative" val="1"/>
                      </a:ext>
                    </a:extLst>
                  </pic:cNvPr>
                  <pic:cNvPicPr>
                    <a:picLocks/>
                  </pic:cNvPicPr>
                </pic:nvPicPr>
                <pic:blipFill>
                  <a:blip r:embed="rId2" cstate="print">
                    <a:extLst>
                      <a:ext uri="{BEBA8EAE-BF5A-486C-A8C5-ECC9F3942E4B}">
                        <a14:imgProps xmlns:a14="http://schemas.microsoft.com/office/drawing/2010/main">
                          <a14:imgLayer r:embed="rId3">
                            <a14:imgEffect>
                              <a14:sharpenSoften amount="50000"/>
                            </a14:imgEffect>
                          </a14:imgLayer>
                        </a14:imgProps>
                      </a:ext>
                      <a:ext uri="{28A0092B-C50C-407E-A947-70E740481C1C}">
                        <a14:useLocalDpi xmlns:a14="http://schemas.microsoft.com/office/drawing/2010/main"/>
                      </a:ext>
                    </a:extLst>
                  </a:blip>
                  <a:stretch>
                    <a:fillRect/>
                  </a:stretch>
                </pic:blipFill>
                <pic:spPr bwMode="auto">
                  <a:xfrm>
                    <a:off x="0" y="0"/>
                    <a:ext cx="2411730" cy="1583690"/>
                  </a:xfrm>
                  <a:prstGeom prst="rect">
                    <a:avLst/>
                  </a:prstGeom>
                  <a:noFill/>
                  <a:ln>
                    <a:noFill/>
                  </a:ln>
                </pic:spPr>
              </pic:pic>
            </a:graphicData>
          </a:graphic>
        </wp:anchor>
      </w:drawing>
    </w:r>
    <w:r w:rsidRPr="00C1020A">
      <w:rPr>
        <w:noProof/>
      </w:rPr>
      <w:drawing>
        <wp:anchor distT="0" distB="0" distL="114300" distR="114300" simplePos="0" relativeHeight="251658244" behindDoc="0" locked="1" layoutInCell="1" allowOverlap="0" wp14:anchorId="23F95485" wp14:editId="4DA69EDE">
          <wp:simplePos x="0" y="0"/>
          <wp:positionH relativeFrom="column">
            <wp:posOffset>3021330</wp:posOffset>
          </wp:positionH>
          <wp:positionV relativeFrom="paragraph">
            <wp:posOffset>1395095</wp:posOffset>
          </wp:positionV>
          <wp:extent cx="2411730" cy="1583690"/>
          <wp:effectExtent l="0" t="0" r="1270" b="0"/>
          <wp:wrapNone/>
          <wp:docPr id="72"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5">
                    <a:extLst>
                      <a:ext uri="{C183D7F6-B498-43B3-948B-1728B52AA6E4}">
                        <adec:decorative xmlns:adec="http://schemas.microsoft.com/office/drawing/2017/decorative" val="1"/>
                      </a:ext>
                    </a:extLst>
                  </pic:cNvPr>
                  <pic:cNvPicPr>
                    <a:picLocks/>
                  </pic:cNvPicPr>
                </pic:nvPicPr>
                <pic:blipFill rotWithShape="1">
                  <a:blip r:embed="rId4" cstate="print">
                    <a:extLst>
                      <a:ext uri="{BEBA8EAE-BF5A-486C-A8C5-ECC9F3942E4B}">
                        <a14:imgProps xmlns:a14="http://schemas.microsoft.com/office/drawing/2010/main">
                          <a14:imgLayer r:embed="rId5">
                            <a14:imgEffect>
                              <a14:sharpenSoften amount="50000"/>
                            </a14:imgEffect>
                          </a14:imgLayer>
                        </a14:imgProps>
                      </a:ext>
                      <a:ext uri="{28A0092B-C50C-407E-A947-70E740481C1C}">
                        <a14:useLocalDpi xmlns:a14="http://schemas.microsoft.com/office/drawing/2010/main"/>
                      </a:ext>
                    </a:extLst>
                  </a:blip>
                  <a:srcRect/>
                  <a:stretch/>
                </pic:blipFill>
                <pic:spPr bwMode="auto">
                  <a:xfrm>
                    <a:off x="0" y="0"/>
                    <a:ext cx="2411730" cy="1583690"/>
                  </a:xfrm>
                  <a:prstGeom prst="rect">
                    <a:avLst/>
                  </a:prstGeom>
                  <a:noFill/>
                  <a:ln>
                    <a:noFill/>
                  </a:ln>
                </pic:spPr>
              </pic:pic>
            </a:graphicData>
          </a:graphic>
          <wp14:sizeRelV relativeFrom="margin">
            <wp14:pctHeight>0</wp14:pctHeight>
          </wp14:sizeRelV>
        </wp:anchor>
      </w:drawing>
    </w:r>
    <w:r w:rsidRPr="00C1020A">
      <w:rPr>
        <w:noProof/>
      </w:rPr>
      <w:drawing>
        <wp:anchor distT="0" distB="0" distL="114300" distR="114300" simplePos="0" relativeHeight="251658250" behindDoc="0" locked="1" layoutInCell="1" allowOverlap="0" wp14:anchorId="4CBE0264" wp14:editId="7C899752">
          <wp:simplePos x="0" y="0"/>
          <wp:positionH relativeFrom="column">
            <wp:posOffset>495300</wp:posOffset>
          </wp:positionH>
          <wp:positionV relativeFrom="paragraph">
            <wp:posOffset>3207385</wp:posOffset>
          </wp:positionV>
          <wp:extent cx="2411730" cy="1558925"/>
          <wp:effectExtent l="0" t="0" r="1270" b="0"/>
          <wp:wrapNone/>
          <wp:docPr id="73"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6">
                    <a:extLst>
                      <a:ext uri="{C183D7F6-B498-43B3-948B-1728B52AA6E4}">
                        <adec:decorative xmlns:adec="http://schemas.microsoft.com/office/drawing/2017/decorative" val="1"/>
                      </a:ext>
                    </a:extLst>
                  </pic:cNvPr>
                  <pic:cNvPicPr>
                    <a:picLocks noChangeAspect="1"/>
                  </pic:cNvPicPr>
                </pic:nvPicPr>
                <pic:blipFill>
                  <a:blip r:embed="rId6" cstate="print">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a:ext>
                    </a:extLst>
                  </a:blip>
                  <a:stretch>
                    <a:fillRect/>
                  </a:stretch>
                </pic:blipFill>
                <pic:spPr bwMode="auto">
                  <a:xfrm>
                    <a:off x="0" y="0"/>
                    <a:ext cx="2411730" cy="1558925"/>
                  </a:xfrm>
                  <a:prstGeom prst="rect">
                    <a:avLst/>
                  </a:prstGeom>
                  <a:noFill/>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margin">
            <wp14:pctWidth>0</wp14:pctWidth>
          </wp14:sizeRelH>
          <wp14:sizeRelV relativeFrom="margin">
            <wp14:pctHeight>0</wp14:pctHeight>
          </wp14:sizeRelV>
        </wp:anchor>
      </w:drawing>
    </w:r>
    <w:r w:rsidRPr="00C1020A">
      <w:rPr>
        <w:noProof/>
      </w:rPr>
      <w:drawing>
        <wp:anchor distT="0" distB="0" distL="114300" distR="114300" simplePos="0" relativeHeight="251658245" behindDoc="0" locked="1" layoutInCell="1" allowOverlap="0" wp14:anchorId="1C9AB36D" wp14:editId="31B80AF8">
          <wp:simplePos x="0" y="0"/>
          <wp:positionH relativeFrom="column">
            <wp:posOffset>3009900</wp:posOffset>
          </wp:positionH>
          <wp:positionV relativeFrom="paragraph">
            <wp:posOffset>3207385</wp:posOffset>
          </wp:positionV>
          <wp:extent cx="2411730" cy="1571625"/>
          <wp:effectExtent l="0" t="0" r="1270" b="3175"/>
          <wp:wrapNone/>
          <wp:docPr id="74"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7">
                    <a:extLst>
                      <a:ext uri="{C183D7F6-B498-43B3-948B-1728B52AA6E4}">
                        <adec:decorative xmlns:adec="http://schemas.microsoft.com/office/drawing/2017/decorative" val="1"/>
                      </a:ext>
                    </a:extLst>
                  </pic:cNvPr>
                  <pic:cNvPicPr>
                    <a:picLocks noChangeAspect="1"/>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a:ext>
                    </a:extLst>
                  </a:blip>
                  <a:srcRect/>
                  <a:stretch/>
                </pic:blipFill>
                <pic:spPr bwMode="auto">
                  <a:xfrm>
                    <a:off x="0" y="0"/>
                    <a:ext cx="2411730" cy="1571625"/>
                  </a:xfrm>
                  <a:prstGeom prst="rect">
                    <a:avLst/>
                  </a:prstGeom>
                  <a:noFill/>
                  <a:ln>
                    <a:noFill/>
                  </a:ln>
                </pic:spPr>
              </pic:pic>
            </a:graphicData>
          </a:graphic>
          <wp14:sizeRelH relativeFrom="margin">
            <wp14:pctWidth>0</wp14:pctWidth>
          </wp14:sizeRelH>
        </wp:anchor>
      </w:drawing>
    </w:r>
    <w:r w:rsidRPr="00C1020A">
      <w:rPr>
        <w:noProof/>
      </w:rPr>
      <mc:AlternateContent>
        <mc:Choice Requires="wps">
          <w:drawing>
            <wp:anchor distT="0" distB="0" distL="114300" distR="114300" simplePos="0" relativeHeight="251658246" behindDoc="0" locked="1" layoutInCell="1" allowOverlap="0" wp14:anchorId="7D1C543C" wp14:editId="2D9A4CC2">
              <wp:simplePos x="0" y="0"/>
              <wp:positionH relativeFrom="margin">
                <wp:posOffset>266700</wp:posOffset>
              </wp:positionH>
              <wp:positionV relativeFrom="page">
                <wp:posOffset>7121525</wp:posOffset>
              </wp:positionV>
              <wp:extent cx="5372100" cy="865505"/>
              <wp:effectExtent l="0" t="0" r="0" b="0"/>
              <wp:wrapSquare wrapText="bothSides"/>
              <wp:docPr id="69" name="Text Box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372100" cy="86550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D9D2BE6" w14:textId="77777777" w:rsidR="00E97D4A" w:rsidRPr="006D7C00" w:rsidRDefault="00E97D4A" w:rsidP="006D7C00">
                          <w:pPr>
                            <w:pStyle w:val="Salutation"/>
                            <w:jc w:val="center"/>
                            <w:rPr>
                              <w:color w:val="595959" w:themeColor="text1" w:themeTint="A6"/>
                              <w:sz w:val="21"/>
                            </w:rPr>
                          </w:pPr>
                          <w:r w:rsidRPr="006D7C00">
                            <w:rPr>
                              <w:color w:val="595959" w:themeColor="text1" w:themeTint="A6"/>
                              <w:sz w:val="21"/>
                            </w:rPr>
                            <w:t xml:space="preserve">Hemsida: www.calluna.se • E-post: info@calluna.se • </w:t>
                          </w:r>
                          <w:proofErr w:type="gramStart"/>
                          <w:r w:rsidRPr="006D7C00">
                            <w:rPr>
                              <w:color w:val="595959" w:themeColor="text1" w:themeTint="A6"/>
                              <w:sz w:val="21"/>
                            </w:rPr>
                            <w:t>Telefon växel</w:t>
                          </w:r>
                          <w:proofErr w:type="gramEnd"/>
                          <w:r w:rsidRPr="006D7C00">
                            <w:rPr>
                              <w:color w:val="595959" w:themeColor="text1" w:themeTint="A6"/>
                              <w:sz w:val="21"/>
                            </w:rPr>
                            <w:t>: 013-12 25 75</w:t>
                          </w:r>
                        </w:p>
                        <w:p w14:paraId="11AA0C45" w14:textId="77777777" w:rsidR="00E97D4A" w:rsidRPr="006D7C00" w:rsidRDefault="00E97D4A" w:rsidP="006D7C00">
                          <w:pPr>
                            <w:pStyle w:val="Salutation"/>
                            <w:jc w:val="center"/>
                            <w:rPr>
                              <w:color w:val="595959" w:themeColor="text1" w:themeTint="A6"/>
                              <w:sz w:val="21"/>
                            </w:rPr>
                          </w:pPr>
                          <w:r w:rsidRPr="006D7C00">
                            <w:rPr>
                              <w:color w:val="595959" w:themeColor="text1" w:themeTint="A6"/>
                              <w:sz w:val="21"/>
                            </w:rPr>
                            <w:t>Huvudkontor: Calluna AB, Linköpings slott, 582 28 Linköping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C543C" id="_x0000_t202" coordsize="21600,21600" o:spt="202" path="m,l,21600r21600,l21600,xe">
              <v:stroke joinstyle="miter"/>
              <v:path gradientshapeok="t" o:connecttype="rect"/>
            </v:shapetype>
            <v:shape id="Text Box 20" o:spid="_x0000_s1037" type="#_x0000_t202" alt="&quot;&quot;" style="position:absolute;margin-left:21pt;margin-top:560.75pt;width:423pt;height:68.1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" o:allowoverlap="f" filled="f" stroked="f">
              <v:textbox>
                <w:txbxContent>
                  <w:p w14:paraId="7D9D2BE6" w14:textId="77777777" w:rsidR="00E97D4A" w:rsidRPr="006D7C00" w:rsidRDefault="00E97D4A" w:rsidP="006D7C00">
                    <w:pPr>
                      <w:pStyle w:val="Salutation"/>
                      <w:jc w:val="center"/>
                      <w:rPr>
                        <w:color w:val="595959" w:themeColor="text1" w:themeTint="A6"/>
                        <w:sz w:val="21"/>
                      </w:rPr>
                    </w:pPr>
                    <w:r w:rsidRPr="006D7C00">
                      <w:rPr>
                        <w:color w:val="595959" w:themeColor="text1" w:themeTint="A6"/>
                        <w:sz w:val="21"/>
                      </w:rPr>
                      <w:t xml:space="preserve">Hemsida: www.calluna.se • E-post: info@calluna.se • </w:t>
                    </w:r>
                    <w:proofErr w:type="gramStart"/>
                    <w:r w:rsidRPr="006D7C00">
                      <w:rPr>
                        <w:color w:val="595959" w:themeColor="text1" w:themeTint="A6"/>
                        <w:sz w:val="21"/>
                      </w:rPr>
                      <w:t>Telefon växel</w:t>
                    </w:r>
                    <w:proofErr w:type="gramEnd"/>
                    <w:r w:rsidRPr="006D7C00">
                      <w:rPr>
                        <w:color w:val="595959" w:themeColor="text1" w:themeTint="A6"/>
                        <w:sz w:val="21"/>
                      </w:rPr>
                      <w:t>: 013-12 25 75</w:t>
                    </w:r>
                  </w:p>
                  <w:p w14:paraId="11AA0C45" w14:textId="77777777" w:rsidR="00E97D4A" w:rsidRPr="006D7C00" w:rsidRDefault="00E97D4A" w:rsidP="006D7C00">
                    <w:pPr>
                      <w:pStyle w:val="Salutation"/>
                      <w:jc w:val="center"/>
                      <w:rPr>
                        <w:color w:val="595959" w:themeColor="text1" w:themeTint="A6"/>
                        <w:sz w:val="21"/>
                      </w:rPr>
                    </w:pPr>
                    <w:r w:rsidRPr="006D7C00">
                      <w:rPr>
                        <w:color w:val="595959" w:themeColor="text1" w:themeTint="A6"/>
                        <w:sz w:val="21"/>
                      </w:rPr>
                      <w:t>Huvudkontor: Calluna AB, Linköpings slott, 582 28 Linköping</w:t>
                    </w:r>
                  </w:p>
                </w:txbxContent>
              </v:textbox>
              <w10:wrap type="square" anchorx="margin" anchory="page"/>
              <w10:anchorlock/>
            </v:shape>
          </w:pict>
        </mc:Fallback>
      </mc:AlternateContent>
    </w:r>
    <w:r w:rsidRPr="00C1020A">
      <w:rPr>
        <w:noProof/>
      </w:rPr>
      <mc:AlternateContent>
        <mc:Choice Requires="wps">
          <w:drawing>
            <wp:anchor distT="0" distB="0" distL="114300" distR="114300" simplePos="0" relativeHeight="251658247" behindDoc="1" locked="1" layoutInCell="1" allowOverlap="0" wp14:anchorId="056D9DDB" wp14:editId="0C29914E">
              <wp:simplePos x="0" y="0"/>
              <wp:positionH relativeFrom="column">
                <wp:posOffset>0</wp:posOffset>
              </wp:positionH>
              <wp:positionV relativeFrom="page">
                <wp:posOffset>3542665</wp:posOffset>
              </wp:positionV>
              <wp:extent cx="5939790" cy="0"/>
              <wp:effectExtent l="0" t="0" r="29210" b="25400"/>
              <wp:wrapNone/>
              <wp:docPr id="70" name="Straight Connector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5939790" cy="0"/>
                      </a:xfrm>
                      <a:prstGeom prst="line">
                        <a:avLst/>
                      </a:prstGeom>
                      <a:ln w="6350" cmpd="sng">
                        <a:solidFill>
                          <a:schemeClr val="bg1">
                            <a:lumMod val="75000"/>
                          </a:schemeClr>
                        </a:solidFill>
                        <a:prstDash val="solid"/>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49DD5" id="Straight Connector 23" o:spid="_x0000_s1026" alt="&quot;&quot;" style="position:absolute;flip:x;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278.95pt" to="467.7pt,2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" o:allowoverlap="f" strokecolor="#bfbfbf [2412]" strokeweight=".5pt">
              <v:stroke joinstyle="miter"/>
              <w10:wrap anchory="page"/>
              <w10:anchorlock/>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4179B" w14:textId="77777777" w:rsidR="00E97D4A" w:rsidRDefault="00E97D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B1063"/>
    <w:multiLevelType w:val="multilevel"/>
    <w:tmpl w:val="B90C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8E037E"/>
    <w:multiLevelType w:val="hybridMultilevel"/>
    <w:tmpl w:val="F580C2DE"/>
    <w:lvl w:ilvl="0" w:tplc="796A430E">
      <w:start w:val="1"/>
      <w:numFmt w:val="decimal"/>
      <w:lvlText w:val="%1."/>
      <w:lvlJc w:val="left"/>
      <w:pPr>
        <w:ind w:left="720" w:hanging="360"/>
      </w:pPr>
      <w:rPr>
        <w:rFonts w:ascii="Arial" w:eastAsiaTheme="minorHAnsi" w:hAnsi="Arial" w:cs="Arial"/>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443A3413"/>
    <w:multiLevelType w:val="hybridMultilevel"/>
    <w:tmpl w:val="F06ABF6E"/>
    <w:lvl w:ilvl="0" w:tplc="93604B6E">
      <w:start w:val="1"/>
      <w:numFmt w:val="bullet"/>
      <w:lvlText w:val=""/>
      <w:lvlJc w:val="left"/>
      <w:pPr>
        <w:ind w:left="720" w:hanging="360"/>
      </w:pPr>
      <w:rPr>
        <w:rFonts w:ascii="Symbol" w:hAnsi="Symbol"/>
      </w:rPr>
    </w:lvl>
    <w:lvl w:ilvl="1" w:tplc="3F8E9EC6">
      <w:start w:val="1"/>
      <w:numFmt w:val="bullet"/>
      <w:lvlText w:val=""/>
      <w:lvlJc w:val="left"/>
      <w:pPr>
        <w:ind w:left="720" w:hanging="360"/>
      </w:pPr>
      <w:rPr>
        <w:rFonts w:ascii="Symbol" w:hAnsi="Symbol"/>
      </w:rPr>
    </w:lvl>
    <w:lvl w:ilvl="2" w:tplc="8C66A530">
      <w:start w:val="1"/>
      <w:numFmt w:val="bullet"/>
      <w:lvlText w:val=""/>
      <w:lvlJc w:val="left"/>
      <w:pPr>
        <w:ind w:left="720" w:hanging="360"/>
      </w:pPr>
      <w:rPr>
        <w:rFonts w:ascii="Symbol" w:hAnsi="Symbol"/>
      </w:rPr>
    </w:lvl>
    <w:lvl w:ilvl="3" w:tplc="B962698A">
      <w:start w:val="1"/>
      <w:numFmt w:val="bullet"/>
      <w:lvlText w:val=""/>
      <w:lvlJc w:val="left"/>
      <w:pPr>
        <w:ind w:left="720" w:hanging="360"/>
      </w:pPr>
      <w:rPr>
        <w:rFonts w:ascii="Symbol" w:hAnsi="Symbol"/>
      </w:rPr>
    </w:lvl>
    <w:lvl w:ilvl="4" w:tplc="3B36D72A">
      <w:start w:val="1"/>
      <w:numFmt w:val="bullet"/>
      <w:lvlText w:val=""/>
      <w:lvlJc w:val="left"/>
      <w:pPr>
        <w:ind w:left="720" w:hanging="360"/>
      </w:pPr>
      <w:rPr>
        <w:rFonts w:ascii="Symbol" w:hAnsi="Symbol"/>
      </w:rPr>
    </w:lvl>
    <w:lvl w:ilvl="5" w:tplc="286E6788">
      <w:start w:val="1"/>
      <w:numFmt w:val="bullet"/>
      <w:lvlText w:val=""/>
      <w:lvlJc w:val="left"/>
      <w:pPr>
        <w:ind w:left="720" w:hanging="360"/>
      </w:pPr>
      <w:rPr>
        <w:rFonts w:ascii="Symbol" w:hAnsi="Symbol"/>
      </w:rPr>
    </w:lvl>
    <w:lvl w:ilvl="6" w:tplc="4CF00E02">
      <w:start w:val="1"/>
      <w:numFmt w:val="bullet"/>
      <w:lvlText w:val=""/>
      <w:lvlJc w:val="left"/>
      <w:pPr>
        <w:ind w:left="720" w:hanging="360"/>
      </w:pPr>
      <w:rPr>
        <w:rFonts w:ascii="Symbol" w:hAnsi="Symbol"/>
      </w:rPr>
    </w:lvl>
    <w:lvl w:ilvl="7" w:tplc="B6543E92">
      <w:start w:val="1"/>
      <w:numFmt w:val="bullet"/>
      <w:lvlText w:val=""/>
      <w:lvlJc w:val="left"/>
      <w:pPr>
        <w:ind w:left="720" w:hanging="360"/>
      </w:pPr>
      <w:rPr>
        <w:rFonts w:ascii="Symbol" w:hAnsi="Symbol"/>
      </w:rPr>
    </w:lvl>
    <w:lvl w:ilvl="8" w:tplc="E9282E90">
      <w:start w:val="1"/>
      <w:numFmt w:val="bullet"/>
      <w:lvlText w:val=""/>
      <w:lvlJc w:val="left"/>
      <w:pPr>
        <w:ind w:left="720" w:hanging="360"/>
      </w:pPr>
      <w:rPr>
        <w:rFonts w:ascii="Symbol" w:hAnsi="Symbol"/>
      </w:rPr>
    </w:lvl>
  </w:abstractNum>
  <w:abstractNum w:abstractNumId="3" w15:restartNumberingAfterBreak="0">
    <w:nsid w:val="5493543F"/>
    <w:multiLevelType w:val="multilevel"/>
    <w:tmpl w:val="020C0782"/>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209"/>
        </w:tabs>
        <w:ind w:left="5209" w:hanging="709"/>
      </w:pPr>
      <w:rPr>
        <w:rFonts w:hint="default"/>
        <w:color w:val="auto"/>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4" w15:restartNumberingAfterBreak="0">
    <w:nsid w:val="596535AA"/>
    <w:multiLevelType w:val="hybridMultilevel"/>
    <w:tmpl w:val="CD6637D0"/>
    <w:lvl w:ilvl="0" w:tplc="041D0001">
      <w:start w:val="1"/>
      <w:numFmt w:val="bullet"/>
      <w:lvlText w:val=""/>
      <w:lvlJc w:val="left"/>
      <w:pPr>
        <w:ind w:left="766" w:hanging="360"/>
      </w:pPr>
      <w:rPr>
        <w:rFonts w:ascii="Symbol" w:hAnsi="Symbol" w:hint="default"/>
      </w:rPr>
    </w:lvl>
    <w:lvl w:ilvl="1" w:tplc="041D0003" w:tentative="1">
      <w:start w:val="1"/>
      <w:numFmt w:val="bullet"/>
      <w:lvlText w:val="o"/>
      <w:lvlJc w:val="left"/>
      <w:pPr>
        <w:ind w:left="1486" w:hanging="360"/>
      </w:pPr>
      <w:rPr>
        <w:rFonts w:ascii="Courier New" w:hAnsi="Courier New" w:cs="Courier New" w:hint="default"/>
      </w:rPr>
    </w:lvl>
    <w:lvl w:ilvl="2" w:tplc="041D0005" w:tentative="1">
      <w:start w:val="1"/>
      <w:numFmt w:val="bullet"/>
      <w:lvlText w:val=""/>
      <w:lvlJc w:val="left"/>
      <w:pPr>
        <w:ind w:left="2206" w:hanging="360"/>
      </w:pPr>
      <w:rPr>
        <w:rFonts w:ascii="Wingdings" w:hAnsi="Wingdings" w:hint="default"/>
      </w:rPr>
    </w:lvl>
    <w:lvl w:ilvl="3" w:tplc="041D0001" w:tentative="1">
      <w:start w:val="1"/>
      <w:numFmt w:val="bullet"/>
      <w:lvlText w:val=""/>
      <w:lvlJc w:val="left"/>
      <w:pPr>
        <w:ind w:left="2926" w:hanging="360"/>
      </w:pPr>
      <w:rPr>
        <w:rFonts w:ascii="Symbol" w:hAnsi="Symbol" w:hint="default"/>
      </w:rPr>
    </w:lvl>
    <w:lvl w:ilvl="4" w:tplc="041D0003" w:tentative="1">
      <w:start w:val="1"/>
      <w:numFmt w:val="bullet"/>
      <w:lvlText w:val="o"/>
      <w:lvlJc w:val="left"/>
      <w:pPr>
        <w:ind w:left="3646" w:hanging="360"/>
      </w:pPr>
      <w:rPr>
        <w:rFonts w:ascii="Courier New" w:hAnsi="Courier New" w:cs="Courier New" w:hint="default"/>
      </w:rPr>
    </w:lvl>
    <w:lvl w:ilvl="5" w:tplc="041D0005" w:tentative="1">
      <w:start w:val="1"/>
      <w:numFmt w:val="bullet"/>
      <w:lvlText w:val=""/>
      <w:lvlJc w:val="left"/>
      <w:pPr>
        <w:ind w:left="4366" w:hanging="360"/>
      </w:pPr>
      <w:rPr>
        <w:rFonts w:ascii="Wingdings" w:hAnsi="Wingdings" w:hint="default"/>
      </w:rPr>
    </w:lvl>
    <w:lvl w:ilvl="6" w:tplc="041D0001" w:tentative="1">
      <w:start w:val="1"/>
      <w:numFmt w:val="bullet"/>
      <w:lvlText w:val=""/>
      <w:lvlJc w:val="left"/>
      <w:pPr>
        <w:ind w:left="5086" w:hanging="360"/>
      </w:pPr>
      <w:rPr>
        <w:rFonts w:ascii="Symbol" w:hAnsi="Symbol" w:hint="default"/>
      </w:rPr>
    </w:lvl>
    <w:lvl w:ilvl="7" w:tplc="041D0003" w:tentative="1">
      <w:start w:val="1"/>
      <w:numFmt w:val="bullet"/>
      <w:lvlText w:val="o"/>
      <w:lvlJc w:val="left"/>
      <w:pPr>
        <w:ind w:left="5806" w:hanging="360"/>
      </w:pPr>
      <w:rPr>
        <w:rFonts w:ascii="Courier New" w:hAnsi="Courier New" w:cs="Courier New" w:hint="default"/>
      </w:rPr>
    </w:lvl>
    <w:lvl w:ilvl="8" w:tplc="041D0005" w:tentative="1">
      <w:start w:val="1"/>
      <w:numFmt w:val="bullet"/>
      <w:lvlText w:val=""/>
      <w:lvlJc w:val="left"/>
      <w:pPr>
        <w:ind w:left="6526" w:hanging="360"/>
      </w:pPr>
      <w:rPr>
        <w:rFonts w:ascii="Wingdings" w:hAnsi="Wingdings" w:hint="default"/>
      </w:rPr>
    </w:lvl>
  </w:abstractNum>
  <w:abstractNum w:abstractNumId="5" w15:restartNumberingAfterBreak="0">
    <w:nsid w:val="677D039E"/>
    <w:multiLevelType w:val="hybridMultilevel"/>
    <w:tmpl w:val="24901C9E"/>
    <w:lvl w:ilvl="0" w:tplc="DF6244C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697E55C0"/>
    <w:multiLevelType w:val="hybridMultilevel"/>
    <w:tmpl w:val="0CC419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B4C1F44"/>
    <w:multiLevelType w:val="hybridMultilevel"/>
    <w:tmpl w:val="5FA82242"/>
    <w:lvl w:ilvl="0" w:tplc="9B0A6C68">
      <w:start w:val="1"/>
      <w:numFmt w:val="bullet"/>
      <w:lvlText w:val=""/>
      <w:lvlJc w:val="left"/>
      <w:pPr>
        <w:ind w:left="720" w:hanging="360"/>
      </w:pPr>
      <w:rPr>
        <w:rFonts w:ascii="Symbol" w:hAnsi="Symbol"/>
      </w:rPr>
    </w:lvl>
    <w:lvl w:ilvl="1" w:tplc="40CEA19C">
      <w:start w:val="1"/>
      <w:numFmt w:val="bullet"/>
      <w:lvlText w:val=""/>
      <w:lvlJc w:val="left"/>
      <w:pPr>
        <w:ind w:left="720" w:hanging="360"/>
      </w:pPr>
      <w:rPr>
        <w:rFonts w:ascii="Symbol" w:hAnsi="Symbol"/>
      </w:rPr>
    </w:lvl>
    <w:lvl w:ilvl="2" w:tplc="63427368">
      <w:start w:val="1"/>
      <w:numFmt w:val="bullet"/>
      <w:lvlText w:val=""/>
      <w:lvlJc w:val="left"/>
      <w:pPr>
        <w:ind w:left="720" w:hanging="360"/>
      </w:pPr>
      <w:rPr>
        <w:rFonts w:ascii="Symbol" w:hAnsi="Symbol"/>
      </w:rPr>
    </w:lvl>
    <w:lvl w:ilvl="3" w:tplc="C2CA57EA">
      <w:start w:val="1"/>
      <w:numFmt w:val="bullet"/>
      <w:lvlText w:val=""/>
      <w:lvlJc w:val="left"/>
      <w:pPr>
        <w:ind w:left="720" w:hanging="360"/>
      </w:pPr>
      <w:rPr>
        <w:rFonts w:ascii="Symbol" w:hAnsi="Symbol"/>
      </w:rPr>
    </w:lvl>
    <w:lvl w:ilvl="4" w:tplc="22F67DE2">
      <w:start w:val="1"/>
      <w:numFmt w:val="bullet"/>
      <w:lvlText w:val=""/>
      <w:lvlJc w:val="left"/>
      <w:pPr>
        <w:ind w:left="720" w:hanging="360"/>
      </w:pPr>
      <w:rPr>
        <w:rFonts w:ascii="Symbol" w:hAnsi="Symbol"/>
      </w:rPr>
    </w:lvl>
    <w:lvl w:ilvl="5" w:tplc="B73ADE2A">
      <w:start w:val="1"/>
      <w:numFmt w:val="bullet"/>
      <w:lvlText w:val=""/>
      <w:lvlJc w:val="left"/>
      <w:pPr>
        <w:ind w:left="720" w:hanging="360"/>
      </w:pPr>
      <w:rPr>
        <w:rFonts w:ascii="Symbol" w:hAnsi="Symbol"/>
      </w:rPr>
    </w:lvl>
    <w:lvl w:ilvl="6" w:tplc="A296D304">
      <w:start w:val="1"/>
      <w:numFmt w:val="bullet"/>
      <w:lvlText w:val=""/>
      <w:lvlJc w:val="left"/>
      <w:pPr>
        <w:ind w:left="720" w:hanging="360"/>
      </w:pPr>
      <w:rPr>
        <w:rFonts w:ascii="Symbol" w:hAnsi="Symbol"/>
      </w:rPr>
    </w:lvl>
    <w:lvl w:ilvl="7" w:tplc="DEDE83B0">
      <w:start w:val="1"/>
      <w:numFmt w:val="bullet"/>
      <w:lvlText w:val=""/>
      <w:lvlJc w:val="left"/>
      <w:pPr>
        <w:ind w:left="720" w:hanging="360"/>
      </w:pPr>
      <w:rPr>
        <w:rFonts w:ascii="Symbol" w:hAnsi="Symbol"/>
      </w:rPr>
    </w:lvl>
    <w:lvl w:ilvl="8" w:tplc="55249F2E">
      <w:start w:val="1"/>
      <w:numFmt w:val="bullet"/>
      <w:lvlText w:val=""/>
      <w:lvlJc w:val="left"/>
      <w:pPr>
        <w:ind w:left="720" w:hanging="360"/>
      </w:pPr>
      <w:rPr>
        <w:rFonts w:ascii="Symbol" w:hAnsi="Symbol"/>
      </w:rPr>
    </w:lvl>
  </w:abstractNum>
  <w:num w:numId="1" w16cid:durableId="2035107982">
    <w:abstractNumId w:val="3"/>
  </w:num>
  <w:num w:numId="2" w16cid:durableId="1105223930">
    <w:abstractNumId w:val="5"/>
  </w:num>
  <w:num w:numId="3" w16cid:durableId="504440756">
    <w:abstractNumId w:val="1"/>
  </w:num>
  <w:num w:numId="4" w16cid:durableId="463087661">
    <w:abstractNumId w:val="0"/>
  </w:num>
  <w:num w:numId="5" w16cid:durableId="685982496">
    <w:abstractNumId w:val="6"/>
  </w:num>
  <w:num w:numId="6" w16cid:durableId="700976677">
    <w:abstractNumId w:val="3"/>
  </w:num>
  <w:num w:numId="7" w16cid:durableId="1766530973">
    <w:abstractNumId w:val="4"/>
  </w:num>
  <w:num w:numId="8" w16cid:durableId="1812667773">
    <w:abstractNumId w:val="2"/>
  </w:num>
  <w:num w:numId="9" w16cid:durableId="705250421">
    <w:abstractNumId w:val="7"/>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ve Adelsköld">
    <w15:presenceInfo w15:providerId="AD" w15:userId="S::tove.adelskold@calluna.se::8f7f8615-1a6c-46b2-8091-38a307fa1f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566"/>
    <w:rsid w:val="00000FA5"/>
    <w:rsid w:val="00001AC3"/>
    <w:rsid w:val="00004242"/>
    <w:rsid w:val="0000619B"/>
    <w:rsid w:val="00006618"/>
    <w:rsid w:val="00006F74"/>
    <w:rsid w:val="00014B75"/>
    <w:rsid w:val="00015A25"/>
    <w:rsid w:val="00016500"/>
    <w:rsid w:val="00020D18"/>
    <w:rsid w:val="00021523"/>
    <w:rsid w:val="00021F55"/>
    <w:rsid w:val="00022FF9"/>
    <w:rsid w:val="000237BA"/>
    <w:rsid w:val="00023902"/>
    <w:rsid w:val="000254FF"/>
    <w:rsid w:val="0002582B"/>
    <w:rsid w:val="00025A87"/>
    <w:rsid w:val="00027CA3"/>
    <w:rsid w:val="00027E4D"/>
    <w:rsid w:val="00031318"/>
    <w:rsid w:val="00042FFD"/>
    <w:rsid w:val="00047C47"/>
    <w:rsid w:val="00050EC0"/>
    <w:rsid w:val="000510E7"/>
    <w:rsid w:val="00057532"/>
    <w:rsid w:val="00060804"/>
    <w:rsid w:val="0006245A"/>
    <w:rsid w:val="00070FFA"/>
    <w:rsid w:val="00073831"/>
    <w:rsid w:val="00075D29"/>
    <w:rsid w:val="00080CAA"/>
    <w:rsid w:val="00090248"/>
    <w:rsid w:val="0009599C"/>
    <w:rsid w:val="0009787D"/>
    <w:rsid w:val="000A1CB0"/>
    <w:rsid w:val="000A1E99"/>
    <w:rsid w:val="000A2260"/>
    <w:rsid w:val="000A48A7"/>
    <w:rsid w:val="000A5D9D"/>
    <w:rsid w:val="000A60CE"/>
    <w:rsid w:val="000A727A"/>
    <w:rsid w:val="000B348E"/>
    <w:rsid w:val="000B358B"/>
    <w:rsid w:val="000B35E4"/>
    <w:rsid w:val="000B5B9D"/>
    <w:rsid w:val="000B7E2C"/>
    <w:rsid w:val="000D1AB6"/>
    <w:rsid w:val="000D308A"/>
    <w:rsid w:val="000D3092"/>
    <w:rsid w:val="000E3C60"/>
    <w:rsid w:val="000E7088"/>
    <w:rsid w:val="000F2267"/>
    <w:rsid w:val="000F6626"/>
    <w:rsid w:val="001037A3"/>
    <w:rsid w:val="001065D0"/>
    <w:rsid w:val="00116E45"/>
    <w:rsid w:val="00124FD7"/>
    <w:rsid w:val="00125C5A"/>
    <w:rsid w:val="001329E8"/>
    <w:rsid w:val="00140CB8"/>
    <w:rsid w:val="00140FF9"/>
    <w:rsid w:val="001424D3"/>
    <w:rsid w:val="00144EC2"/>
    <w:rsid w:val="00145367"/>
    <w:rsid w:val="00146703"/>
    <w:rsid w:val="00152CFC"/>
    <w:rsid w:val="001535EC"/>
    <w:rsid w:val="0015618D"/>
    <w:rsid w:val="00160FF1"/>
    <w:rsid w:val="00176265"/>
    <w:rsid w:val="00181266"/>
    <w:rsid w:val="001818CD"/>
    <w:rsid w:val="001860D0"/>
    <w:rsid w:val="001862E9"/>
    <w:rsid w:val="00187474"/>
    <w:rsid w:val="001A3226"/>
    <w:rsid w:val="001A7EB5"/>
    <w:rsid w:val="001B088D"/>
    <w:rsid w:val="001B0C21"/>
    <w:rsid w:val="001B4F8B"/>
    <w:rsid w:val="001B7538"/>
    <w:rsid w:val="001C2419"/>
    <w:rsid w:val="001D26A2"/>
    <w:rsid w:val="001D292D"/>
    <w:rsid w:val="001E0244"/>
    <w:rsid w:val="001E0FB9"/>
    <w:rsid w:val="001E1BDD"/>
    <w:rsid w:val="001E3934"/>
    <w:rsid w:val="001E645C"/>
    <w:rsid w:val="001F1A01"/>
    <w:rsid w:val="001F5456"/>
    <w:rsid w:val="001F548F"/>
    <w:rsid w:val="001F6686"/>
    <w:rsid w:val="00202254"/>
    <w:rsid w:val="002105B4"/>
    <w:rsid w:val="0021596E"/>
    <w:rsid w:val="00221D32"/>
    <w:rsid w:val="00227937"/>
    <w:rsid w:val="00232445"/>
    <w:rsid w:val="002336C7"/>
    <w:rsid w:val="00241D1C"/>
    <w:rsid w:val="00244685"/>
    <w:rsid w:val="002503B6"/>
    <w:rsid w:val="0025519D"/>
    <w:rsid w:val="00262032"/>
    <w:rsid w:val="00263F49"/>
    <w:rsid w:val="00264F56"/>
    <w:rsid w:val="00271CF9"/>
    <w:rsid w:val="00280CA3"/>
    <w:rsid w:val="0028355D"/>
    <w:rsid w:val="0028764D"/>
    <w:rsid w:val="0029415D"/>
    <w:rsid w:val="00294568"/>
    <w:rsid w:val="002956E9"/>
    <w:rsid w:val="00297210"/>
    <w:rsid w:val="002A0AEC"/>
    <w:rsid w:val="002A34A9"/>
    <w:rsid w:val="002A50D4"/>
    <w:rsid w:val="002A65FC"/>
    <w:rsid w:val="002B4B49"/>
    <w:rsid w:val="002C27FC"/>
    <w:rsid w:val="002C7620"/>
    <w:rsid w:val="002D05ED"/>
    <w:rsid w:val="002D24F8"/>
    <w:rsid w:val="002D6149"/>
    <w:rsid w:val="002D6356"/>
    <w:rsid w:val="002D7CDB"/>
    <w:rsid w:val="002E28A9"/>
    <w:rsid w:val="002E5013"/>
    <w:rsid w:val="002F7A2C"/>
    <w:rsid w:val="0030163B"/>
    <w:rsid w:val="00302168"/>
    <w:rsid w:val="003027C6"/>
    <w:rsid w:val="00304966"/>
    <w:rsid w:val="00314DF3"/>
    <w:rsid w:val="003169FD"/>
    <w:rsid w:val="00316EF1"/>
    <w:rsid w:val="00320BB9"/>
    <w:rsid w:val="003250D6"/>
    <w:rsid w:val="00325A7D"/>
    <w:rsid w:val="00326001"/>
    <w:rsid w:val="00327338"/>
    <w:rsid w:val="003305A3"/>
    <w:rsid w:val="0033083D"/>
    <w:rsid w:val="00337CC6"/>
    <w:rsid w:val="003568C8"/>
    <w:rsid w:val="00360271"/>
    <w:rsid w:val="003647D5"/>
    <w:rsid w:val="00376566"/>
    <w:rsid w:val="00386CB7"/>
    <w:rsid w:val="003907CE"/>
    <w:rsid w:val="00393FC6"/>
    <w:rsid w:val="00394CAB"/>
    <w:rsid w:val="00394F28"/>
    <w:rsid w:val="00395F87"/>
    <w:rsid w:val="003A48E1"/>
    <w:rsid w:val="003A4C34"/>
    <w:rsid w:val="003A542B"/>
    <w:rsid w:val="003A58E1"/>
    <w:rsid w:val="003A5D91"/>
    <w:rsid w:val="003B2F1A"/>
    <w:rsid w:val="003B3B98"/>
    <w:rsid w:val="003B5906"/>
    <w:rsid w:val="003B6097"/>
    <w:rsid w:val="003B6422"/>
    <w:rsid w:val="003C321A"/>
    <w:rsid w:val="003C42A3"/>
    <w:rsid w:val="003C5917"/>
    <w:rsid w:val="003D18CB"/>
    <w:rsid w:val="003D1903"/>
    <w:rsid w:val="003D3261"/>
    <w:rsid w:val="003D439A"/>
    <w:rsid w:val="003F21D0"/>
    <w:rsid w:val="004020E6"/>
    <w:rsid w:val="004050A3"/>
    <w:rsid w:val="00405F99"/>
    <w:rsid w:val="0041062E"/>
    <w:rsid w:val="0041142D"/>
    <w:rsid w:val="004135D0"/>
    <w:rsid w:val="00416C9F"/>
    <w:rsid w:val="00432B92"/>
    <w:rsid w:val="004333C9"/>
    <w:rsid w:val="004404F5"/>
    <w:rsid w:val="004446FC"/>
    <w:rsid w:val="00450DAF"/>
    <w:rsid w:val="00461A35"/>
    <w:rsid w:val="00464816"/>
    <w:rsid w:val="00472B4B"/>
    <w:rsid w:val="00473237"/>
    <w:rsid w:val="00474470"/>
    <w:rsid w:val="004779FE"/>
    <w:rsid w:val="004928BF"/>
    <w:rsid w:val="004928EA"/>
    <w:rsid w:val="00492A7D"/>
    <w:rsid w:val="004954DA"/>
    <w:rsid w:val="0049646A"/>
    <w:rsid w:val="004A0836"/>
    <w:rsid w:val="004A40FD"/>
    <w:rsid w:val="004B0969"/>
    <w:rsid w:val="004B13AB"/>
    <w:rsid w:val="004B4BAA"/>
    <w:rsid w:val="004B4DB4"/>
    <w:rsid w:val="004B5DF9"/>
    <w:rsid w:val="004C008E"/>
    <w:rsid w:val="004C4827"/>
    <w:rsid w:val="004C79CB"/>
    <w:rsid w:val="004D5C89"/>
    <w:rsid w:val="004D6307"/>
    <w:rsid w:val="004D759C"/>
    <w:rsid w:val="004E37A5"/>
    <w:rsid w:val="004F6CEB"/>
    <w:rsid w:val="00503577"/>
    <w:rsid w:val="0050454D"/>
    <w:rsid w:val="005054ED"/>
    <w:rsid w:val="00505829"/>
    <w:rsid w:val="00506FEE"/>
    <w:rsid w:val="00507561"/>
    <w:rsid w:val="0051173C"/>
    <w:rsid w:val="00511974"/>
    <w:rsid w:val="0051234A"/>
    <w:rsid w:val="00512604"/>
    <w:rsid w:val="00523803"/>
    <w:rsid w:val="00523813"/>
    <w:rsid w:val="00527418"/>
    <w:rsid w:val="00533568"/>
    <w:rsid w:val="0054193C"/>
    <w:rsid w:val="005421EC"/>
    <w:rsid w:val="005472F2"/>
    <w:rsid w:val="00547508"/>
    <w:rsid w:val="0055062C"/>
    <w:rsid w:val="005520CA"/>
    <w:rsid w:val="0055396F"/>
    <w:rsid w:val="005540B8"/>
    <w:rsid w:val="00554999"/>
    <w:rsid w:val="00555AF6"/>
    <w:rsid w:val="005578D6"/>
    <w:rsid w:val="00564260"/>
    <w:rsid w:val="0056539E"/>
    <w:rsid w:val="0057093D"/>
    <w:rsid w:val="0057285B"/>
    <w:rsid w:val="005749AA"/>
    <w:rsid w:val="00594B31"/>
    <w:rsid w:val="005A10CF"/>
    <w:rsid w:val="005A3071"/>
    <w:rsid w:val="005A681A"/>
    <w:rsid w:val="005A7505"/>
    <w:rsid w:val="005B188B"/>
    <w:rsid w:val="005B1A42"/>
    <w:rsid w:val="005B2B2B"/>
    <w:rsid w:val="005C246C"/>
    <w:rsid w:val="005C3E0A"/>
    <w:rsid w:val="005C7232"/>
    <w:rsid w:val="005D1976"/>
    <w:rsid w:val="005D45F5"/>
    <w:rsid w:val="005D5842"/>
    <w:rsid w:val="005D59DC"/>
    <w:rsid w:val="005E46FF"/>
    <w:rsid w:val="005F074A"/>
    <w:rsid w:val="005F180C"/>
    <w:rsid w:val="005F372B"/>
    <w:rsid w:val="005F58F0"/>
    <w:rsid w:val="00600B6F"/>
    <w:rsid w:val="006026F0"/>
    <w:rsid w:val="00603A8C"/>
    <w:rsid w:val="00605DBA"/>
    <w:rsid w:val="00610F21"/>
    <w:rsid w:val="00610F47"/>
    <w:rsid w:val="00612055"/>
    <w:rsid w:val="00613F72"/>
    <w:rsid w:val="00614D95"/>
    <w:rsid w:val="006156EB"/>
    <w:rsid w:val="0061737F"/>
    <w:rsid w:val="006219A8"/>
    <w:rsid w:val="00632DA5"/>
    <w:rsid w:val="00633023"/>
    <w:rsid w:val="00640E35"/>
    <w:rsid w:val="00643D63"/>
    <w:rsid w:val="00646B23"/>
    <w:rsid w:val="006539E4"/>
    <w:rsid w:val="00656E50"/>
    <w:rsid w:val="0065747C"/>
    <w:rsid w:val="00663B13"/>
    <w:rsid w:val="00671DF5"/>
    <w:rsid w:val="00673043"/>
    <w:rsid w:val="00673D12"/>
    <w:rsid w:val="00675501"/>
    <w:rsid w:val="00675AEE"/>
    <w:rsid w:val="00680198"/>
    <w:rsid w:val="00684FDE"/>
    <w:rsid w:val="00690F9C"/>
    <w:rsid w:val="0069186F"/>
    <w:rsid w:val="00696007"/>
    <w:rsid w:val="006A53BD"/>
    <w:rsid w:val="006B1E98"/>
    <w:rsid w:val="006B2F75"/>
    <w:rsid w:val="006B6C66"/>
    <w:rsid w:val="006C15B7"/>
    <w:rsid w:val="006C6AB9"/>
    <w:rsid w:val="006D773F"/>
    <w:rsid w:val="006D7C00"/>
    <w:rsid w:val="006E0ED5"/>
    <w:rsid w:val="006E17E9"/>
    <w:rsid w:val="006E4790"/>
    <w:rsid w:val="006E4DF6"/>
    <w:rsid w:val="006F4E08"/>
    <w:rsid w:val="006F540A"/>
    <w:rsid w:val="006F661B"/>
    <w:rsid w:val="0070055B"/>
    <w:rsid w:val="007011A1"/>
    <w:rsid w:val="00704689"/>
    <w:rsid w:val="007079BE"/>
    <w:rsid w:val="00713A68"/>
    <w:rsid w:val="00716925"/>
    <w:rsid w:val="00716E45"/>
    <w:rsid w:val="00720CD1"/>
    <w:rsid w:val="0072168A"/>
    <w:rsid w:val="00725614"/>
    <w:rsid w:val="00727A9A"/>
    <w:rsid w:val="00730DFA"/>
    <w:rsid w:val="00733187"/>
    <w:rsid w:val="007364C8"/>
    <w:rsid w:val="00737BA9"/>
    <w:rsid w:val="007466A5"/>
    <w:rsid w:val="0075086B"/>
    <w:rsid w:val="00751153"/>
    <w:rsid w:val="00752A9C"/>
    <w:rsid w:val="00754BD0"/>
    <w:rsid w:val="0075651C"/>
    <w:rsid w:val="007566A4"/>
    <w:rsid w:val="00761EDB"/>
    <w:rsid w:val="0076475F"/>
    <w:rsid w:val="007671FB"/>
    <w:rsid w:val="007729B9"/>
    <w:rsid w:val="00775172"/>
    <w:rsid w:val="0079657A"/>
    <w:rsid w:val="0079674B"/>
    <w:rsid w:val="007A1F50"/>
    <w:rsid w:val="007A3994"/>
    <w:rsid w:val="007A541B"/>
    <w:rsid w:val="007B254C"/>
    <w:rsid w:val="007B29A3"/>
    <w:rsid w:val="007B47C3"/>
    <w:rsid w:val="007C6AA5"/>
    <w:rsid w:val="007C6BB0"/>
    <w:rsid w:val="007C7DC9"/>
    <w:rsid w:val="007D420B"/>
    <w:rsid w:val="007D53EA"/>
    <w:rsid w:val="007E6865"/>
    <w:rsid w:val="007E7F08"/>
    <w:rsid w:val="007F374D"/>
    <w:rsid w:val="007F417C"/>
    <w:rsid w:val="008007CD"/>
    <w:rsid w:val="00801598"/>
    <w:rsid w:val="008108E4"/>
    <w:rsid w:val="00816B31"/>
    <w:rsid w:val="00824480"/>
    <w:rsid w:val="00825271"/>
    <w:rsid w:val="00830316"/>
    <w:rsid w:val="00833707"/>
    <w:rsid w:val="008358FE"/>
    <w:rsid w:val="008362AA"/>
    <w:rsid w:val="00836E6E"/>
    <w:rsid w:val="00837C24"/>
    <w:rsid w:val="008463D6"/>
    <w:rsid w:val="00852B54"/>
    <w:rsid w:val="00852F74"/>
    <w:rsid w:val="00856022"/>
    <w:rsid w:val="00857420"/>
    <w:rsid w:val="0085771C"/>
    <w:rsid w:val="0086039D"/>
    <w:rsid w:val="00861ECD"/>
    <w:rsid w:val="008847CC"/>
    <w:rsid w:val="00892EAA"/>
    <w:rsid w:val="00893029"/>
    <w:rsid w:val="008933CE"/>
    <w:rsid w:val="00893C9E"/>
    <w:rsid w:val="008A25C8"/>
    <w:rsid w:val="008A4FF0"/>
    <w:rsid w:val="008B0879"/>
    <w:rsid w:val="008B2B5F"/>
    <w:rsid w:val="008B2E0D"/>
    <w:rsid w:val="008B3218"/>
    <w:rsid w:val="008B3B15"/>
    <w:rsid w:val="008B47FC"/>
    <w:rsid w:val="008C0125"/>
    <w:rsid w:val="008C3716"/>
    <w:rsid w:val="008C6A4A"/>
    <w:rsid w:val="008E0B18"/>
    <w:rsid w:val="008E1296"/>
    <w:rsid w:val="008E3D81"/>
    <w:rsid w:val="008F0397"/>
    <w:rsid w:val="008F256E"/>
    <w:rsid w:val="008F5EC5"/>
    <w:rsid w:val="008F7579"/>
    <w:rsid w:val="0090146E"/>
    <w:rsid w:val="00901977"/>
    <w:rsid w:val="00901BBE"/>
    <w:rsid w:val="009029AC"/>
    <w:rsid w:val="00906ED9"/>
    <w:rsid w:val="009101D3"/>
    <w:rsid w:val="009114B0"/>
    <w:rsid w:val="00913070"/>
    <w:rsid w:val="0091449F"/>
    <w:rsid w:val="00923B47"/>
    <w:rsid w:val="00931DA7"/>
    <w:rsid w:val="0093500F"/>
    <w:rsid w:val="00935216"/>
    <w:rsid w:val="009359B3"/>
    <w:rsid w:val="00942E9E"/>
    <w:rsid w:val="009479CA"/>
    <w:rsid w:val="00952D98"/>
    <w:rsid w:val="00954641"/>
    <w:rsid w:val="00957F01"/>
    <w:rsid w:val="00962869"/>
    <w:rsid w:val="009729AB"/>
    <w:rsid w:val="0097373C"/>
    <w:rsid w:val="00977837"/>
    <w:rsid w:val="009819B8"/>
    <w:rsid w:val="00983D66"/>
    <w:rsid w:val="00986184"/>
    <w:rsid w:val="00987B9E"/>
    <w:rsid w:val="009930C3"/>
    <w:rsid w:val="0099505E"/>
    <w:rsid w:val="00995CFC"/>
    <w:rsid w:val="009A0C11"/>
    <w:rsid w:val="009A2A07"/>
    <w:rsid w:val="009A2DF7"/>
    <w:rsid w:val="009A50B3"/>
    <w:rsid w:val="009B168C"/>
    <w:rsid w:val="009B16CE"/>
    <w:rsid w:val="009B22CF"/>
    <w:rsid w:val="009B2319"/>
    <w:rsid w:val="009B4704"/>
    <w:rsid w:val="009C2281"/>
    <w:rsid w:val="009C7B67"/>
    <w:rsid w:val="009D1F1A"/>
    <w:rsid w:val="009D2B3F"/>
    <w:rsid w:val="009D42D2"/>
    <w:rsid w:val="009D513F"/>
    <w:rsid w:val="009D5972"/>
    <w:rsid w:val="009E101D"/>
    <w:rsid w:val="009E2C2B"/>
    <w:rsid w:val="009F3C62"/>
    <w:rsid w:val="009F5EE0"/>
    <w:rsid w:val="00A00210"/>
    <w:rsid w:val="00A02DBA"/>
    <w:rsid w:val="00A03A98"/>
    <w:rsid w:val="00A06BA0"/>
    <w:rsid w:val="00A06BDC"/>
    <w:rsid w:val="00A103CC"/>
    <w:rsid w:val="00A14B1C"/>
    <w:rsid w:val="00A15CB2"/>
    <w:rsid w:val="00A1668A"/>
    <w:rsid w:val="00A17E37"/>
    <w:rsid w:val="00A23C75"/>
    <w:rsid w:val="00A24E71"/>
    <w:rsid w:val="00A25DDB"/>
    <w:rsid w:val="00A27C7C"/>
    <w:rsid w:val="00A304C9"/>
    <w:rsid w:val="00A44AE9"/>
    <w:rsid w:val="00A45790"/>
    <w:rsid w:val="00A461AD"/>
    <w:rsid w:val="00A55F26"/>
    <w:rsid w:val="00A55F94"/>
    <w:rsid w:val="00A601CB"/>
    <w:rsid w:val="00A661AC"/>
    <w:rsid w:val="00A70D85"/>
    <w:rsid w:val="00A71017"/>
    <w:rsid w:val="00A76A65"/>
    <w:rsid w:val="00A92BF3"/>
    <w:rsid w:val="00A95180"/>
    <w:rsid w:val="00AA31D0"/>
    <w:rsid w:val="00AA4253"/>
    <w:rsid w:val="00AA44BF"/>
    <w:rsid w:val="00AB015A"/>
    <w:rsid w:val="00AB12B6"/>
    <w:rsid w:val="00AB544C"/>
    <w:rsid w:val="00AC13DD"/>
    <w:rsid w:val="00AC1BCA"/>
    <w:rsid w:val="00AC2446"/>
    <w:rsid w:val="00AC2D12"/>
    <w:rsid w:val="00AC3C30"/>
    <w:rsid w:val="00AC5476"/>
    <w:rsid w:val="00AC77C8"/>
    <w:rsid w:val="00AD26DA"/>
    <w:rsid w:val="00AD5002"/>
    <w:rsid w:val="00AD6091"/>
    <w:rsid w:val="00AD776F"/>
    <w:rsid w:val="00AE351E"/>
    <w:rsid w:val="00AE5C20"/>
    <w:rsid w:val="00AE6DB2"/>
    <w:rsid w:val="00AF05E1"/>
    <w:rsid w:val="00AF1544"/>
    <w:rsid w:val="00AF5281"/>
    <w:rsid w:val="00AF72CE"/>
    <w:rsid w:val="00B009D5"/>
    <w:rsid w:val="00B02A9D"/>
    <w:rsid w:val="00B04F91"/>
    <w:rsid w:val="00B109D7"/>
    <w:rsid w:val="00B10A26"/>
    <w:rsid w:val="00B15053"/>
    <w:rsid w:val="00B30397"/>
    <w:rsid w:val="00B40DCC"/>
    <w:rsid w:val="00B42568"/>
    <w:rsid w:val="00B51A1E"/>
    <w:rsid w:val="00B621DE"/>
    <w:rsid w:val="00B64FD5"/>
    <w:rsid w:val="00B67689"/>
    <w:rsid w:val="00B73299"/>
    <w:rsid w:val="00B81481"/>
    <w:rsid w:val="00B852F6"/>
    <w:rsid w:val="00B86520"/>
    <w:rsid w:val="00B86AB4"/>
    <w:rsid w:val="00B9376A"/>
    <w:rsid w:val="00B93E2B"/>
    <w:rsid w:val="00B96370"/>
    <w:rsid w:val="00B96A9C"/>
    <w:rsid w:val="00B97643"/>
    <w:rsid w:val="00BA24A8"/>
    <w:rsid w:val="00BA3228"/>
    <w:rsid w:val="00BA3F98"/>
    <w:rsid w:val="00BB5B68"/>
    <w:rsid w:val="00BC0D4A"/>
    <w:rsid w:val="00BD7C19"/>
    <w:rsid w:val="00BE0881"/>
    <w:rsid w:val="00BE2E1F"/>
    <w:rsid w:val="00BF026B"/>
    <w:rsid w:val="00C00D46"/>
    <w:rsid w:val="00C06D36"/>
    <w:rsid w:val="00C13CFB"/>
    <w:rsid w:val="00C205BB"/>
    <w:rsid w:val="00C20768"/>
    <w:rsid w:val="00C21CA9"/>
    <w:rsid w:val="00C2345D"/>
    <w:rsid w:val="00C24513"/>
    <w:rsid w:val="00C33764"/>
    <w:rsid w:val="00C34A7B"/>
    <w:rsid w:val="00C37081"/>
    <w:rsid w:val="00C41F55"/>
    <w:rsid w:val="00C428B0"/>
    <w:rsid w:val="00C46802"/>
    <w:rsid w:val="00C47EEB"/>
    <w:rsid w:val="00C50816"/>
    <w:rsid w:val="00C5216F"/>
    <w:rsid w:val="00C70E42"/>
    <w:rsid w:val="00C7233E"/>
    <w:rsid w:val="00C72ED3"/>
    <w:rsid w:val="00C74153"/>
    <w:rsid w:val="00C75799"/>
    <w:rsid w:val="00C7599D"/>
    <w:rsid w:val="00C75BD2"/>
    <w:rsid w:val="00C76AA7"/>
    <w:rsid w:val="00C868DD"/>
    <w:rsid w:val="00C9228C"/>
    <w:rsid w:val="00C96CD1"/>
    <w:rsid w:val="00C97D17"/>
    <w:rsid w:val="00CA785C"/>
    <w:rsid w:val="00CB3456"/>
    <w:rsid w:val="00CB644E"/>
    <w:rsid w:val="00CC3EAF"/>
    <w:rsid w:val="00CC42B6"/>
    <w:rsid w:val="00CE2A51"/>
    <w:rsid w:val="00CE356E"/>
    <w:rsid w:val="00CE4B9D"/>
    <w:rsid w:val="00CE68C6"/>
    <w:rsid w:val="00CF03E3"/>
    <w:rsid w:val="00CF5D7C"/>
    <w:rsid w:val="00CF76DB"/>
    <w:rsid w:val="00D001A0"/>
    <w:rsid w:val="00D00F6D"/>
    <w:rsid w:val="00D06CEE"/>
    <w:rsid w:val="00D07E1B"/>
    <w:rsid w:val="00D14935"/>
    <w:rsid w:val="00D15567"/>
    <w:rsid w:val="00D26B6E"/>
    <w:rsid w:val="00D3646D"/>
    <w:rsid w:val="00D415E3"/>
    <w:rsid w:val="00D428D0"/>
    <w:rsid w:val="00D47FA9"/>
    <w:rsid w:val="00D50F1F"/>
    <w:rsid w:val="00D526E4"/>
    <w:rsid w:val="00D54C81"/>
    <w:rsid w:val="00D60AC0"/>
    <w:rsid w:val="00D61A78"/>
    <w:rsid w:val="00D62FA9"/>
    <w:rsid w:val="00D63B77"/>
    <w:rsid w:val="00D640A9"/>
    <w:rsid w:val="00D67462"/>
    <w:rsid w:val="00D757C2"/>
    <w:rsid w:val="00D81602"/>
    <w:rsid w:val="00D918EC"/>
    <w:rsid w:val="00D93D18"/>
    <w:rsid w:val="00DA299F"/>
    <w:rsid w:val="00DA3212"/>
    <w:rsid w:val="00DA3D0B"/>
    <w:rsid w:val="00DB07BD"/>
    <w:rsid w:val="00DB0A33"/>
    <w:rsid w:val="00DB1CEE"/>
    <w:rsid w:val="00DC0B75"/>
    <w:rsid w:val="00DC1F1C"/>
    <w:rsid w:val="00DC2248"/>
    <w:rsid w:val="00DC5789"/>
    <w:rsid w:val="00DC57BF"/>
    <w:rsid w:val="00DD13E7"/>
    <w:rsid w:val="00DD22C1"/>
    <w:rsid w:val="00DD247A"/>
    <w:rsid w:val="00DE02A2"/>
    <w:rsid w:val="00DE498C"/>
    <w:rsid w:val="00DF21B5"/>
    <w:rsid w:val="00DF34B2"/>
    <w:rsid w:val="00DF50F3"/>
    <w:rsid w:val="00DF7B41"/>
    <w:rsid w:val="00E01C93"/>
    <w:rsid w:val="00E03DFC"/>
    <w:rsid w:val="00E073AF"/>
    <w:rsid w:val="00E10F81"/>
    <w:rsid w:val="00E1134B"/>
    <w:rsid w:val="00E17ABA"/>
    <w:rsid w:val="00E209AB"/>
    <w:rsid w:val="00E21187"/>
    <w:rsid w:val="00E22142"/>
    <w:rsid w:val="00E22230"/>
    <w:rsid w:val="00E25E82"/>
    <w:rsid w:val="00E300DB"/>
    <w:rsid w:val="00E30A61"/>
    <w:rsid w:val="00E3260C"/>
    <w:rsid w:val="00E32AA8"/>
    <w:rsid w:val="00E40678"/>
    <w:rsid w:val="00E54B21"/>
    <w:rsid w:val="00E54BBC"/>
    <w:rsid w:val="00E56184"/>
    <w:rsid w:val="00E5646E"/>
    <w:rsid w:val="00E60609"/>
    <w:rsid w:val="00E61CE5"/>
    <w:rsid w:val="00E664F3"/>
    <w:rsid w:val="00E711F5"/>
    <w:rsid w:val="00E714FB"/>
    <w:rsid w:val="00E7462C"/>
    <w:rsid w:val="00E77238"/>
    <w:rsid w:val="00E77E6C"/>
    <w:rsid w:val="00E83806"/>
    <w:rsid w:val="00E872E7"/>
    <w:rsid w:val="00E87779"/>
    <w:rsid w:val="00E92F36"/>
    <w:rsid w:val="00E97D4A"/>
    <w:rsid w:val="00EA34B1"/>
    <w:rsid w:val="00EA3A51"/>
    <w:rsid w:val="00EA541F"/>
    <w:rsid w:val="00EA5EC9"/>
    <w:rsid w:val="00EB04BE"/>
    <w:rsid w:val="00EB38E1"/>
    <w:rsid w:val="00EB56C8"/>
    <w:rsid w:val="00EC2557"/>
    <w:rsid w:val="00EC2A55"/>
    <w:rsid w:val="00EC3AB6"/>
    <w:rsid w:val="00EC4AA2"/>
    <w:rsid w:val="00EC6257"/>
    <w:rsid w:val="00ED1BCB"/>
    <w:rsid w:val="00ED26EC"/>
    <w:rsid w:val="00ED3074"/>
    <w:rsid w:val="00ED5798"/>
    <w:rsid w:val="00ED5E07"/>
    <w:rsid w:val="00EE2397"/>
    <w:rsid w:val="00EE26FF"/>
    <w:rsid w:val="00EE2CD4"/>
    <w:rsid w:val="00EE473E"/>
    <w:rsid w:val="00EF023B"/>
    <w:rsid w:val="00EF446D"/>
    <w:rsid w:val="00EF5102"/>
    <w:rsid w:val="00EF6BA1"/>
    <w:rsid w:val="00F02C1D"/>
    <w:rsid w:val="00F10F85"/>
    <w:rsid w:val="00F25445"/>
    <w:rsid w:val="00F37F56"/>
    <w:rsid w:val="00F511AE"/>
    <w:rsid w:val="00F6107B"/>
    <w:rsid w:val="00F631CD"/>
    <w:rsid w:val="00F678F2"/>
    <w:rsid w:val="00F67F48"/>
    <w:rsid w:val="00F92CA0"/>
    <w:rsid w:val="00F92CA9"/>
    <w:rsid w:val="00FA17F2"/>
    <w:rsid w:val="00FA45E8"/>
    <w:rsid w:val="00FB13E1"/>
    <w:rsid w:val="00FB556F"/>
    <w:rsid w:val="00FB7FB1"/>
    <w:rsid w:val="00FD005B"/>
    <w:rsid w:val="00FD22DA"/>
    <w:rsid w:val="00FD494B"/>
    <w:rsid w:val="00FD55BC"/>
    <w:rsid w:val="00FD6267"/>
    <w:rsid w:val="00FE16F2"/>
    <w:rsid w:val="00FE4E21"/>
    <w:rsid w:val="00FF0E08"/>
    <w:rsid w:val="00FF12AD"/>
    <w:rsid w:val="00FF365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F79A0"/>
  <w15:chartTrackingRefBased/>
  <w15:docId w15:val="{201E7C46-55DA-1548-9911-30FB64710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_Normal"/>
    <w:qFormat/>
    <w:rsid w:val="00F67F48"/>
    <w:pPr>
      <w:spacing w:after="120"/>
    </w:pPr>
    <w:rPr>
      <w:rFonts w:ascii="Cambria" w:eastAsia="Times New Roman" w:hAnsi="Cambria" w:cs="Times New Roman"/>
      <w:sz w:val="22"/>
      <w:lang w:eastAsia="sv-SE"/>
    </w:rPr>
  </w:style>
  <w:style w:type="paragraph" w:styleId="Heading1">
    <w:name w:val="heading 1"/>
    <w:next w:val="Normal"/>
    <w:link w:val="Heading1Char"/>
    <w:uiPriority w:val="9"/>
    <w:qFormat/>
    <w:rsid w:val="00CF5D7C"/>
    <w:pPr>
      <w:keepNext/>
      <w:keepLines/>
      <w:numPr>
        <w:numId w:val="1"/>
      </w:numPr>
      <w:spacing w:before="360" w:after="240"/>
      <w:outlineLvl w:val="0"/>
    </w:pPr>
    <w:rPr>
      <w:rFonts w:ascii="Arial" w:eastAsiaTheme="majorEastAsia" w:hAnsi="Arial" w:cstheme="majorBidi"/>
      <w:b/>
      <w:color w:val="000000" w:themeColor="text1"/>
      <w:sz w:val="32"/>
      <w:szCs w:val="32"/>
    </w:rPr>
  </w:style>
  <w:style w:type="paragraph" w:styleId="Heading2">
    <w:name w:val="heading 2"/>
    <w:next w:val="Normal"/>
    <w:link w:val="Heading2Char"/>
    <w:uiPriority w:val="9"/>
    <w:unhideWhenUsed/>
    <w:qFormat/>
    <w:rsid w:val="00AD5002"/>
    <w:pPr>
      <w:keepNext/>
      <w:keepLines/>
      <w:numPr>
        <w:ilvl w:val="1"/>
        <w:numId w:val="1"/>
      </w:numPr>
      <w:tabs>
        <w:tab w:val="clear" w:pos="5209"/>
        <w:tab w:val="num" w:pos="709"/>
      </w:tabs>
      <w:spacing w:before="360" w:after="120"/>
      <w:ind w:left="709"/>
      <w:outlineLvl w:val="1"/>
    </w:pPr>
    <w:rPr>
      <w:rFonts w:ascii="Arial" w:eastAsiaTheme="majorEastAsia" w:hAnsi="Arial" w:cstheme="majorBidi"/>
      <w:color w:val="000000" w:themeColor="text1"/>
      <w:szCs w:val="26"/>
    </w:rPr>
  </w:style>
  <w:style w:type="paragraph" w:styleId="Heading3">
    <w:name w:val="heading 3"/>
    <w:next w:val="Normal"/>
    <w:link w:val="Heading3Char"/>
    <w:uiPriority w:val="9"/>
    <w:unhideWhenUsed/>
    <w:qFormat/>
    <w:rsid w:val="00AD5002"/>
    <w:pPr>
      <w:keepNext/>
      <w:keepLines/>
      <w:numPr>
        <w:ilvl w:val="2"/>
        <w:numId w:val="1"/>
      </w:numPr>
      <w:spacing w:before="240" w:after="120"/>
      <w:outlineLvl w:val="2"/>
    </w:pPr>
    <w:rPr>
      <w:rFonts w:ascii="Arial" w:eastAsiaTheme="majorEastAsia" w:hAnsi="Arial" w:cstheme="majorBidi"/>
      <w:b/>
      <w:color w:val="000000" w:themeColor="text1"/>
      <w:sz w:val="22"/>
    </w:rPr>
  </w:style>
  <w:style w:type="paragraph" w:styleId="Heading4">
    <w:name w:val="heading 4"/>
    <w:next w:val="Normal"/>
    <w:link w:val="Heading4Char"/>
    <w:uiPriority w:val="9"/>
    <w:unhideWhenUsed/>
    <w:qFormat/>
    <w:rsid w:val="00AD5002"/>
    <w:pPr>
      <w:keepNext/>
      <w:keepLines/>
      <w:numPr>
        <w:ilvl w:val="3"/>
        <w:numId w:val="1"/>
      </w:numPr>
      <w:spacing w:before="240" w:after="120"/>
      <w:outlineLvl w:val="3"/>
    </w:pPr>
    <w:rPr>
      <w:rFonts w:ascii="Arial" w:eastAsiaTheme="majorEastAsia" w:hAnsi="Arial" w:cstheme="majorBidi"/>
      <w:i/>
      <w:iCs/>
      <w:color w:val="000000" w:themeColor="text1"/>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unhideWhenUsed/>
    <w:rsid w:val="00AC3C30"/>
    <w:pPr>
      <w:tabs>
        <w:tab w:val="center" w:pos="4536"/>
        <w:tab w:val="right" w:pos="9072"/>
      </w:tabs>
    </w:pPr>
    <w:rPr>
      <w:rFonts w:ascii="Arial" w:hAnsi="Arial"/>
      <w:b/>
      <w:color w:val="000000" w:themeColor="text1"/>
      <w:sz w:val="16"/>
    </w:rPr>
  </w:style>
  <w:style w:type="character" w:customStyle="1" w:styleId="HeaderChar">
    <w:name w:val="Header Char"/>
    <w:basedOn w:val="DefaultParagraphFont"/>
    <w:link w:val="Header"/>
    <w:uiPriority w:val="99"/>
    <w:rsid w:val="00AC3C30"/>
    <w:rPr>
      <w:rFonts w:ascii="Arial" w:hAnsi="Arial"/>
      <w:b/>
      <w:color w:val="000000" w:themeColor="text1"/>
      <w:sz w:val="16"/>
    </w:rPr>
  </w:style>
  <w:style w:type="paragraph" w:styleId="Footer">
    <w:name w:val="footer"/>
    <w:basedOn w:val="Normal"/>
    <w:link w:val="FooterChar"/>
    <w:uiPriority w:val="99"/>
    <w:unhideWhenUsed/>
    <w:rsid w:val="008C6A4A"/>
    <w:pPr>
      <w:tabs>
        <w:tab w:val="center" w:pos="4536"/>
        <w:tab w:val="right" w:pos="9072"/>
      </w:tabs>
    </w:pPr>
  </w:style>
  <w:style w:type="character" w:customStyle="1" w:styleId="FooterChar">
    <w:name w:val="Footer Char"/>
    <w:basedOn w:val="DefaultParagraphFont"/>
    <w:link w:val="Footer"/>
    <w:uiPriority w:val="99"/>
    <w:rsid w:val="008C6A4A"/>
  </w:style>
  <w:style w:type="character" w:styleId="Hyperlink">
    <w:name w:val="Hyperlink"/>
    <w:basedOn w:val="DefaultParagraphFont"/>
    <w:uiPriority w:val="99"/>
    <w:unhideWhenUsed/>
    <w:rsid w:val="00511974"/>
    <w:rPr>
      <w:color w:val="1F4E79" w:themeColor="accent1" w:themeShade="80"/>
      <w:u w:val="single"/>
    </w:rPr>
  </w:style>
  <w:style w:type="character" w:styleId="PageNumber">
    <w:name w:val="page number"/>
    <w:basedOn w:val="DefaultParagraphFont"/>
    <w:uiPriority w:val="99"/>
    <w:unhideWhenUsed/>
    <w:rsid w:val="00527418"/>
    <w:rPr>
      <w:rFonts w:ascii="Arial" w:hAnsi="Arial"/>
      <w:color w:val="000000" w:themeColor="text1"/>
      <w:sz w:val="20"/>
    </w:rPr>
  </w:style>
  <w:style w:type="paragraph" w:customStyle="1" w:styleId="Datumtext">
    <w:name w:val="Datum text"/>
    <w:rsid w:val="00527418"/>
    <w:pPr>
      <w:jc w:val="right"/>
    </w:pPr>
    <w:rPr>
      <w:rFonts w:ascii="Arial" w:eastAsiaTheme="minorEastAsia" w:hAnsi="Arial"/>
      <w:color w:val="000000" w:themeColor="text1"/>
      <w:sz w:val="16"/>
      <w:szCs w:val="16"/>
    </w:rPr>
  </w:style>
  <w:style w:type="paragraph" w:customStyle="1" w:styleId="Sidhuvudunderrubrik">
    <w:name w:val="Sidhuvud underrubrik"/>
    <w:rsid w:val="00527418"/>
    <w:pPr>
      <w:tabs>
        <w:tab w:val="left" w:pos="1440"/>
        <w:tab w:val="left" w:pos="5572"/>
      </w:tabs>
    </w:pPr>
    <w:rPr>
      <w:rFonts w:ascii="Arial" w:eastAsiaTheme="minorEastAsia" w:hAnsi="Arial" w:cs="Arial"/>
      <w:color w:val="595959" w:themeColor="text1" w:themeTint="A6"/>
      <w:sz w:val="16"/>
    </w:rPr>
  </w:style>
  <w:style w:type="paragraph" w:styleId="FootnoteText">
    <w:name w:val="footnote text"/>
    <w:basedOn w:val="Normal"/>
    <w:link w:val="FootnoteTextChar"/>
    <w:uiPriority w:val="99"/>
    <w:unhideWhenUsed/>
    <w:rsid w:val="00AE6DB2"/>
    <w:rPr>
      <w:rFonts w:ascii="Arial" w:hAnsi="Arial" w:cs="Arial"/>
      <w:color w:val="000000" w:themeColor="text1"/>
      <w:sz w:val="16"/>
    </w:rPr>
  </w:style>
  <w:style w:type="character" w:customStyle="1" w:styleId="FootnoteTextChar">
    <w:name w:val="Footnote Text Char"/>
    <w:basedOn w:val="DefaultParagraphFont"/>
    <w:link w:val="FootnoteText"/>
    <w:uiPriority w:val="99"/>
    <w:rsid w:val="00AE6DB2"/>
    <w:rPr>
      <w:rFonts w:ascii="Arial" w:hAnsi="Arial" w:cs="Arial"/>
      <w:color w:val="000000" w:themeColor="text1"/>
      <w:sz w:val="16"/>
    </w:rPr>
  </w:style>
  <w:style w:type="character" w:styleId="FootnoteReference">
    <w:name w:val="footnote reference"/>
    <w:basedOn w:val="DefaultParagraphFont"/>
    <w:uiPriority w:val="99"/>
    <w:unhideWhenUsed/>
    <w:rsid w:val="00AE6DB2"/>
    <w:rPr>
      <w:rFonts w:ascii="Arial" w:hAnsi="Arial"/>
      <w:color w:val="000000" w:themeColor="text1"/>
      <w:sz w:val="18"/>
      <w:vertAlign w:val="superscript"/>
    </w:rPr>
  </w:style>
  <w:style w:type="character" w:customStyle="1" w:styleId="Heading1Char">
    <w:name w:val="Heading 1 Char"/>
    <w:basedOn w:val="DefaultParagraphFont"/>
    <w:link w:val="Heading1"/>
    <w:uiPriority w:val="9"/>
    <w:rsid w:val="00CF5D7C"/>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613F72"/>
    <w:rPr>
      <w:rFonts w:ascii="Arial" w:eastAsiaTheme="majorEastAsia" w:hAnsi="Arial" w:cstheme="majorBidi"/>
      <w:color w:val="000000" w:themeColor="text1"/>
      <w:szCs w:val="26"/>
    </w:rPr>
  </w:style>
  <w:style w:type="character" w:customStyle="1" w:styleId="Heading3Char">
    <w:name w:val="Heading 3 Char"/>
    <w:basedOn w:val="DefaultParagraphFont"/>
    <w:link w:val="Heading3"/>
    <w:uiPriority w:val="9"/>
    <w:rsid w:val="00AD5002"/>
    <w:rPr>
      <w:rFonts w:ascii="Arial" w:eastAsiaTheme="majorEastAsia" w:hAnsi="Arial" w:cstheme="majorBidi"/>
      <w:b/>
      <w:color w:val="000000" w:themeColor="text1"/>
      <w:sz w:val="22"/>
    </w:rPr>
  </w:style>
  <w:style w:type="character" w:customStyle="1" w:styleId="Heading4Char">
    <w:name w:val="Heading 4 Char"/>
    <w:basedOn w:val="DefaultParagraphFont"/>
    <w:link w:val="Heading4"/>
    <w:uiPriority w:val="9"/>
    <w:rsid w:val="00AD5002"/>
    <w:rPr>
      <w:rFonts w:ascii="Arial" w:eastAsiaTheme="majorEastAsia" w:hAnsi="Arial" w:cstheme="majorBidi"/>
      <w:i/>
      <w:iCs/>
      <w:color w:val="000000" w:themeColor="text1"/>
      <w:sz w:val="20"/>
    </w:rPr>
  </w:style>
  <w:style w:type="paragraph" w:styleId="TOC2">
    <w:name w:val="toc 2"/>
    <w:uiPriority w:val="39"/>
    <w:unhideWhenUsed/>
    <w:rsid w:val="00E92F36"/>
    <w:pPr>
      <w:tabs>
        <w:tab w:val="left" w:pos="709"/>
        <w:tab w:val="right" w:leader="dot" w:pos="9054"/>
      </w:tabs>
      <w:spacing w:before="60" w:after="60"/>
      <w:ind w:left="284"/>
    </w:pPr>
    <w:rPr>
      <w:rFonts w:ascii="Arial" w:hAnsi="Arial"/>
      <w:noProof/>
      <w:color w:val="000000" w:themeColor="text1"/>
      <w:sz w:val="18"/>
    </w:rPr>
  </w:style>
  <w:style w:type="paragraph" w:styleId="TOC1">
    <w:name w:val="toc 1"/>
    <w:uiPriority w:val="39"/>
    <w:unhideWhenUsed/>
    <w:rsid w:val="000E3C60"/>
    <w:pPr>
      <w:tabs>
        <w:tab w:val="left" w:pos="284"/>
        <w:tab w:val="right" w:pos="9054"/>
      </w:tabs>
      <w:spacing w:before="240"/>
    </w:pPr>
    <w:rPr>
      <w:rFonts w:ascii="Arial" w:hAnsi="Arial"/>
      <w:b/>
      <w:noProof/>
      <w:color w:val="000000" w:themeColor="text1"/>
      <w:sz w:val="20"/>
      <w:u w:val="single"/>
    </w:rPr>
  </w:style>
  <w:style w:type="paragraph" w:styleId="TOC3">
    <w:name w:val="toc 3"/>
    <w:uiPriority w:val="39"/>
    <w:unhideWhenUsed/>
    <w:rsid w:val="006D773F"/>
    <w:pPr>
      <w:spacing w:before="60" w:after="60"/>
      <w:ind w:left="442"/>
    </w:pPr>
    <w:rPr>
      <w:rFonts w:ascii="Arial" w:hAnsi="Arial"/>
      <w:color w:val="000000" w:themeColor="text1"/>
      <w:sz w:val="18"/>
    </w:rPr>
  </w:style>
  <w:style w:type="paragraph" w:styleId="TOC4">
    <w:name w:val="toc 4"/>
    <w:uiPriority w:val="39"/>
    <w:unhideWhenUsed/>
    <w:rsid w:val="006D773F"/>
    <w:pPr>
      <w:spacing w:before="60" w:after="60"/>
      <w:ind w:left="658"/>
    </w:pPr>
    <w:rPr>
      <w:rFonts w:ascii="Arial" w:hAnsi="Arial"/>
      <w:color w:val="000000" w:themeColor="text1"/>
      <w:sz w:val="18"/>
    </w:rPr>
  </w:style>
  <w:style w:type="paragraph" w:styleId="BalloonText">
    <w:name w:val="Balloon Text"/>
    <w:basedOn w:val="Normal"/>
    <w:link w:val="BalloonTextChar"/>
    <w:uiPriority w:val="99"/>
    <w:semiHidden/>
    <w:unhideWhenUsed/>
    <w:rsid w:val="001B4F8B"/>
    <w:pPr>
      <w:spacing w:after="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B4F8B"/>
    <w:rPr>
      <w:rFonts w:ascii="Times New Roman" w:hAnsi="Times New Roman" w:cs="Times New Roman"/>
      <w:sz w:val="18"/>
      <w:szCs w:val="18"/>
    </w:rPr>
  </w:style>
  <w:style w:type="paragraph" w:styleId="Bibliography">
    <w:name w:val="Bibliography"/>
    <w:aliases w:val="Referens"/>
    <w:uiPriority w:val="37"/>
    <w:unhideWhenUsed/>
    <w:qFormat/>
    <w:rsid w:val="00E10F81"/>
    <w:pPr>
      <w:spacing w:after="120"/>
      <w:ind w:left="284" w:hanging="284"/>
    </w:pPr>
    <w:rPr>
      <w:rFonts w:ascii="Cambria" w:hAnsi="Cambria"/>
      <w:sz w:val="20"/>
    </w:rPr>
  </w:style>
  <w:style w:type="paragraph" w:styleId="Salutation">
    <w:name w:val="Salutation"/>
    <w:aliases w:val="Infotext"/>
    <w:link w:val="SalutationChar"/>
    <w:uiPriority w:val="99"/>
    <w:unhideWhenUsed/>
    <w:rsid w:val="006D7C00"/>
    <w:pPr>
      <w:spacing w:after="120"/>
    </w:pPr>
    <w:rPr>
      <w:rFonts w:ascii="Arial" w:hAnsi="Arial"/>
      <w:color w:val="000000" w:themeColor="text1"/>
      <w:sz w:val="18"/>
    </w:rPr>
  </w:style>
  <w:style w:type="character" w:customStyle="1" w:styleId="SalutationChar">
    <w:name w:val="Salutation Char"/>
    <w:aliases w:val="Infotext Char"/>
    <w:basedOn w:val="DefaultParagraphFont"/>
    <w:link w:val="Salutation"/>
    <w:uiPriority w:val="99"/>
    <w:rsid w:val="006D7C00"/>
    <w:rPr>
      <w:rFonts w:ascii="Arial" w:hAnsi="Arial"/>
      <w:color w:val="000000" w:themeColor="text1"/>
      <w:sz w:val="18"/>
    </w:rPr>
  </w:style>
  <w:style w:type="paragraph" w:customStyle="1" w:styleId="Bildbeskr">
    <w:name w:val="'Bildbeskr."/>
    <w:next w:val="Normal"/>
    <w:qFormat/>
    <w:rsid w:val="00F92CA0"/>
    <w:pPr>
      <w:spacing w:before="60" w:after="480"/>
    </w:pPr>
    <w:rPr>
      <w:rFonts w:ascii="Arial" w:eastAsiaTheme="minorEastAsia" w:hAnsi="Arial"/>
      <w:noProof/>
      <w:color w:val="000000" w:themeColor="text1"/>
      <w:sz w:val="18"/>
      <w:lang w:eastAsia="sv-SE"/>
    </w:rPr>
  </w:style>
  <w:style w:type="paragraph" w:styleId="ListParagraph">
    <w:name w:val="List Paragraph"/>
    <w:basedOn w:val="Normal"/>
    <w:uiPriority w:val="34"/>
    <w:rsid w:val="00D63B77"/>
    <w:pPr>
      <w:ind w:left="720"/>
    </w:pPr>
  </w:style>
  <w:style w:type="paragraph" w:customStyle="1" w:styleId="Tabellbeskr">
    <w:name w:val="'Tabellbeskr."/>
    <w:next w:val="Normal"/>
    <w:qFormat/>
    <w:rsid w:val="009A0C11"/>
    <w:pPr>
      <w:keepNext/>
      <w:spacing w:before="480" w:after="60"/>
    </w:pPr>
    <w:rPr>
      <w:rFonts w:ascii="Arial" w:eastAsiaTheme="minorEastAsia" w:hAnsi="Arial"/>
      <w:noProof/>
      <w:color w:val="000000" w:themeColor="text1"/>
      <w:sz w:val="18"/>
      <w:lang w:eastAsia="sv-SE"/>
    </w:rPr>
  </w:style>
  <w:style w:type="paragraph" w:customStyle="1" w:styleId="Tabell">
    <w:name w:val="'Tabell"/>
    <w:basedOn w:val="Normal"/>
    <w:qFormat/>
    <w:rsid w:val="00E25E82"/>
    <w:pPr>
      <w:spacing w:before="60" w:after="60"/>
    </w:pPr>
    <w:rPr>
      <w:rFonts w:ascii="Arial" w:hAnsi="Arial"/>
      <w:color w:val="000000" w:themeColor="text1"/>
      <w:sz w:val="18"/>
    </w:rPr>
  </w:style>
  <w:style w:type="paragraph" w:customStyle="1" w:styleId="Tabellttt">
    <w:name w:val="'Tabell tätt"/>
    <w:next w:val="Normal"/>
    <w:qFormat/>
    <w:rsid w:val="00E25E82"/>
    <w:rPr>
      <w:rFonts w:ascii="Arial" w:hAnsi="Arial"/>
      <w:color w:val="000000" w:themeColor="text1"/>
      <w:sz w:val="18"/>
    </w:rPr>
  </w:style>
  <w:style w:type="table" w:styleId="GridTable2-Accent6">
    <w:name w:val="Grid Table 2 Accent 6"/>
    <w:basedOn w:val="TableNormal"/>
    <w:uiPriority w:val="47"/>
    <w:rsid w:val="00E25E8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E25E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E25E8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aliases w:val="Titel dokument"/>
    <w:link w:val="TitleChar"/>
    <w:uiPriority w:val="10"/>
    <w:rsid w:val="00527418"/>
    <w:rPr>
      <w:rFonts w:ascii="Arial" w:hAnsi="Arial" w:cs="Arial"/>
      <w:color w:val="9C0059"/>
      <w:sz w:val="56"/>
      <w:szCs w:val="56"/>
    </w:rPr>
  </w:style>
  <w:style w:type="character" w:customStyle="1" w:styleId="TitleChar">
    <w:name w:val="Title Char"/>
    <w:aliases w:val="Titel dokument Char"/>
    <w:basedOn w:val="DefaultParagraphFont"/>
    <w:link w:val="Title"/>
    <w:uiPriority w:val="10"/>
    <w:rsid w:val="00527418"/>
    <w:rPr>
      <w:rFonts w:ascii="Arial" w:hAnsi="Arial" w:cs="Arial"/>
      <w:color w:val="9C0059"/>
      <w:sz w:val="56"/>
      <w:szCs w:val="56"/>
    </w:rPr>
  </w:style>
  <w:style w:type="paragraph" w:styleId="Subtitle">
    <w:name w:val="Subtitle"/>
    <w:aliases w:val="Titel underrubrik"/>
    <w:link w:val="SubtitleChar"/>
    <w:uiPriority w:val="11"/>
    <w:rsid w:val="00B15053"/>
    <w:rPr>
      <w:rFonts w:ascii="Arial" w:hAnsi="Arial" w:cs="Arial"/>
      <w:color w:val="595959" w:themeColor="text1" w:themeTint="A6"/>
      <w:sz w:val="36"/>
    </w:rPr>
  </w:style>
  <w:style w:type="character" w:customStyle="1" w:styleId="SubtitleChar">
    <w:name w:val="Subtitle Char"/>
    <w:aliases w:val="Titel underrubrik Char"/>
    <w:basedOn w:val="DefaultParagraphFont"/>
    <w:link w:val="Subtitle"/>
    <w:uiPriority w:val="11"/>
    <w:rsid w:val="00B15053"/>
    <w:rPr>
      <w:rFonts w:ascii="Arial" w:hAnsi="Arial" w:cs="Arial"/>
      <w:color w:val="595959" w:themeColor="text1" w:themeTint="A6"/>
      <w:sz w:val="36"/>
    </w:rPr>
  </w:style>
  <w:style w:type="paragraph" w:customStyle="1" w:styleId="Rubrik1ejnr">
    <w:name w:val="Rubrik 1 ej nr."/>
    <w:next w:val="Normal"/>
    <w:qFormat/>
    <w:rsid w:val="00F92CA9"/>
    <w:pPr>
      <w:keepNext/>
      <w:keepLines/>
      <w:spacing w:before="360" w:after="240"/>
      <w:outlineLvl w:val="0"/>
    </w:pPr>
    <w:rPr>
      <w:rFonts w:ascii="Arial" w:eastAsiaTheme="majorEastAsia" w:hAnsi="Arial" w:cstheme="majorBidi"/>
      <w:b/>
      <w:color w:val="000000" w:themeColor="text1"/>
      <w:sz w:val="32"/>
      <w:szCs w:val="32"/>
    </w:rPr>
  </w:style>
  <w:style w:type="paragraph" w:customStyle="1" w:styleId="Rubrik2ejnr">
    <w:name w:val="Rubrik 2 ej nr."/>
    <w:next w:val="Normal"/>
    <w:qFormat/>
    <w:rsid w:val="00F92CA9"/>
    <w:pPr>
      <w:keepNext/>
      <w:keepLines/>
      <w:spacing w:before="360" w:after="120"/>
      <w:outlineLvl w:val="1"/>
    </w:pPr>
    <w:rPr>
      <w:rFonts w:ascii="Arial" w:eastAsiaTheme="majorEastAsia" w:hAnsi="Arial" w:cstheme="majorBidi"/>
      <w:color w:val="000000" w:themeColor="text1"/>
      <w:szCs w:val="26"/>
    </w:rPr>
  </w:style>
  <w:style w:type="paragraph" w:customStyle="1" w:styleId="Rubrik3ejnr">
    <w:name w:val="Rubrik 3 ej nr."/>
    <w:next w:val="Normal"/>
    <w:qFormat/>
    <w:rsid w:val="00F92CA9"/>
    <w:pPr>
      <w:keepNext/>
      <w:keepLines/>
      <w:spacing w:before="240" w:after="120"/>
      <w:outlineLvl w:val="2"/>
    </w:pPr>
    <w:rPr>
      <w:rFonts w:ascii="Arial" w:eastAsiaTheme="majorEastAsia" w:hAnsi="Arial" w:cstheme="majorBidi"/>
      <w:b/>
      <w:color w:val="000000" w:themeColor="text1"/>
      <w:sz w:val="22"/>
    </w:rPr>
  </w:style>
  <w:style w:type="paragraph" w:customStyle="1" w:styleId="Rubrik4ejnr">
    <w:name w:val="Rubrik 4 ej nr."/>
    <w:next w:val="Normal"/>
    <w:qFormat/>
    <w:rsid w:val="00F92CA9"/>
    <w:pPr>
      <w:keepNext/>
      <w:keepLines/>
      <w:spacing w:before="240" w:after="120"/>
      <w:outlineLvl w:val="3"/>
    </w:pPr>
    <w:rPr>
      <w:rFonts w:ascii="Arial" w:eastAsiaTheme="majorEastAsia" w:hAnsi="Arial" w:cstheme="majorBidi"/>
      <w:i/>
      <w:iCs/>
      <w:color w:val="000000" w:themeColor="text1"/>
      <w:sz w:val="20"/>
    </w:rPr>
  </w:style>
  <w:style w:type="paragraph" w:styleId="TOCHeading">
    <w:name w:val="TOC Heading"/>
    <w:uiPriority w:val="39"/>
    <w:unhideWhenUsed/>
    <w:rsid w:val="00E92F36"/>
    <w:pPr>
      <w:spacing w:before="360" w:after="240"/>
    </w:pPr>
    <w:rPr>
      <w:rFonts w:ascii="Arial" w:hAnsi="Arial"/>
      <w:b/>
      <w:noProof/>
      <w:color w:val="000000" w:themeColor="text1"/>
      <w:sz w:val="32"/>
    </w:rPr>
  </w:style>
  <w:style w:type="paragraph" w:styleId="TOC5">
    <w:name w:val="toc 5"/>
    <w:basedOn w:val="Normal"/>
    <w:next w:val="Normal"/>
    <w:autoRedefine/>
    <w:uiPriority w:val="39"/>
    <w:unhideWhenUsed/>
    <w:rsid w:val="000E3C60"/>
    <w:pPr>
      <w:ind w:left="880"/>
    </w:pPr>
  </w:style>
  <w:style w:type="paragraph" w:styleId="TOC6">
    <w:name w:val="toc 6"/>
    <w:basedOn w:val="Normal"/>
    <w:next w:val="Normal"/>
    <w:autoRedefine/>
    <w:uiPriority w:val="39"/>
    <w:unhideWhenUsed/>
    <w:rsid w:val="000E3C60"/>
    <w:pPr>
      <w:ind w:left="1100"/>
    </w:pPr>
  </w:style>
  <w:style w:type="paragraph" w:styleId="TOC7">
    <w:name w:val="toc 7"/>
    <w:basedOn w:val="Normal"/>
    <w:next w:val="Normal"/>
    <w:autoRedefine/>
    <w:uiPriority w:val="39"/>
    <w:unhideWhenUsed/>
    <w:rsid w:val="000E3C60"/>
    <w:pPr>
      <w:ind w:left="1320"/>
    </w:pPr>
  </w:style>
  <w:style w:type="paragraph" w:styleId="TOC8">
    <w:name w:val="toc 8"/>
    <w:basedOn w:val="Normal"/>
    <w:next w:val="Normal"/>
    <w:autoRedefine/>
    <w:uiPriority w:val="39"/>
    <w:unhideWhenUsed/>
    <w:rsid w:val="000E3C60"/>
    <w:pPr>
      <w:ind w:left="1540"/>
    </w:pPr>
  </w:style>
  <w:style w:type="paragraph" w:styleId="TOC9">
    <w:name w:val="toc 9"/>
    <w:basedOn w:val="Normal"/>
    <w:next w:val="Normal"/>
    <w:autoRedefine/>
    <w:uiPriority w:val="39"/>
    <w:unhideWhenUsed/>
    <w:rsid w:val="000E3C60"/>
    <w:pPr>
      <w:ind w:left="1760"/>
    </w:pPr>
  </w:style>
  <w:style w:type="paragraph" w:customStyle="1" w:styleId="Figurtext">
    <w:name w:val="**Figurtext"/>
    <w:basedOn w:val="Normal"/>
    <w:uiPriority w:val="98"/>
    <w:rsid w:val="00394CAB"/>
    <w:pPr>
      <w:spacing w:before="40" w:after="40" w:line="276" w:lineRule="auto"/>
    </w:pPr>
    <w:rPr>
      <w:rFonts w:ascii="Calibri Light" w:hAnsi="Calibri Light"/>
      <w:i/>
      <w:sz w:val="18"/>
      <w:szCs w:val="20"/>
    </w:rPr>
  </w:style>
  <w:style w:type="paragraph" w:customStyle="1" w:styleId="Rubrik2bilagaxX">
    <w:name w:val="**Rubrik 2 / bilaga x.X"/>
    <w:basedOn w:val="Normal"/>
    <w:uiPriority w:val="98"/>
    <w:rsid w:val="00394CAB"/>
    <w:pPr>
      <w:spacing w:before="40" w:after="80"/>
    </w:pPr>
    <w:rPr>
      <w:rFonts w:asciiTheme="minorHAnsi" w:hAnsiTheme="minorHAnsi"/>
      <w:b/>
      <w:sz w:val="28"/>
      <w:szCs w:val="28"/>
    </w:rPr>
  </w:style>
  <w:style w:type="paragraph" w:customStyle="1" w:styleId="Brdtext">
    <w:name w:val="**Brödtext"/>
    <w:basedOn w:val="Normal"/>
    <w:uiPriority w:val="98"/>
    <w:rsid w:val="00394CAB"/>
    <w:pPr>
      <w:spacing w:after="0" w:line="280" w:lineRule="exact"/>
    </w:pPr>
    <w:rPr>
      <w:rFonts w:ascii="Calibri Light" w:hAnsi="Calibri Light"/>
      <w:szCs w:val="22"/>
    </w:rPr>
  </w:style>
  <w:style w:type="paragraph" w:customStyle="1" w:styleId="IndrBrdtext">
    <w:name w:val="**Indr Brödtext"/>
    <w:basedOn w:val="Normal"/>
    <w:uiPriority w:val="98"/>
    <w:rsid w:val="004C4827"/>
    <w:pPr>
      <w:spacing w:after="0" w:line="280" w:lineRule="exact"/>
      <w:ind w:firstLine="227"/>
    </w:pPr>
    <w:rPr>
      <w:rFonts w:ascii="Calibri Light" w:hAnsi="Calibri Light"/>
      <w:szCs w:val="22"/>
    </w:rPr>
  </w:style>
  <w:style w:type="table" w:customStyle="1" w:styleId="Ecocomtabell">
    <w:name w:val="** Ecocom tabell"/>
    <w:basedOn w:val="TableGrid"/>
    <w:uiPriority w:val="99"/>
    <w:rsid w:val="009E2C2B"/>
    <w:pPr>
      <w:spacing w:before="20" w:after="20"/>
    </w:pPr>
    <w:rPr>
      <w:rFonts w:ascii="Calibri Light" w:hAnsi="Calibri Light"/>
      <w:sz w:val="20"/>
      <w:szCs w:val="22"/>
      <w:lang w:val="en-US" w:eastAsia="sv-SE"/>
    </w:rPr>
    <w:tblPr>
      <w:tblStyleRowBandSize w:val="1"/>
      <w:tblBorders>
        <w:top w:val="none" w:sz="0" w:space="0" w:color="auto"/>
        <w:left w:val="single" w:sz="2" w:space="0" w:color="BFBFBF" w:themeColor="background1" w:themeShade="BF"/>
        <w:bottom w:val="single" w:sz="12" w:space="0" w:color="262626" w:themeColor="text1" w:themeTint="D9"/>
        <w:right w:val="single" w:sz="2" w:space="0" w:color="BFBFBF" w:themeColor="background1" w:themeShade="BF"/>
        <w:insideH w:val="single" w:sz="4" w:space="0" w:color="262626" w:themeColor="text1" w:themeTint="D9"/>
        <w:insideV w:val="single" w:sz="2" w:space="0" w:color="BFBFBF" w:themeColor="background1" w:themeShade="BF"/>
      </w:tblBorders>
      <w:tblCellMar>
        <w:left w:w="57" w:type="dxa"/>
        <w:right w:w="57" w:type="dxa"/>
      </w:tblCellMar>
    </w:tblPr>
    <w:tblStylePr w:type="firstRow">
      <w:rPr>
        <w:rFonts w:asciiTheme="minorHAnsi" w:hAnsiTheme="minorHAnsi"/>
        <w:b/>
        <w:color w:val="FFFFFF" w:themeColor="background1"/>
        <w:sz w:val="16"/>
      </w:rPr>
      <w:tblPr/>
      <w:tcPr>
        <w:shd w:val="clear" w:color="auto" w:fill="404040" w:themeFill="text1" w:themeFillTint="BF"/>
      </w:tcPr>
    </w:tblStylePr>
    <w:tblStylePr w:type="lastRow">
      <w:tblPr/>
      <w:tcPr>
        <w:tcBorders>
          <w:bottom w:val="single" w:sz="12" w:space="0" w:color="669933"/>
        </w:tcBorders>
      </w:tcPr>
    </w:tblStylePr>
    <w:tblStylePr w:type="firstCol">
      <w:rPr>
        <w:rFonts w:ascii="Lucida Sans Unicode" w:hAnsi="Lucida Sans Unicode"/>
        <w:b w:val="0"/>
        <w:sz w:val="16"/>
      </w:rPr>
    </w:tblStylePr>
    <w:tblStylePr w:type="band1Horz">
      <w:tblPr/>
      <w:tcPr>
        <w:shd w:val="clear" w:color="auto" w:fill="FFFFFF" w:themeFill="background1"/>
      </w:tcPr>
    </w:tblStylePr>
    <w:tblStylePr w:type="band2Horz">
      <w:tblPr/>
      <w:tcPr>
        <w:shd w:val="clear" w:color="auto" w:fill="F2F2F2" w:themeFill="background1" w:themeFillShade="F2"/>
      </w:tcPr>
    </w:tblStylePr>
  </w:style>
  <w:style w:type="table" w:styleId="TableGrid">
    <w:name w:val="Table Grid"/>
    <w:basedOn w:val="TableNormal"/>
    <w:uiPriority w:val="39"/>
    <w:rsid w:val="009E2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brik1bilaganrX">
    <w:name w:val="**Rubrik 1 / bilaga nr X"/>
    <w:basedOn w:val="Normal"/>
    <w:uiPriority w:val="98"/>
    <w:rsid w:val="009E2C2B"/>
    <w:pPr>
      <w:spacing w:after="80"/>
    </w:pPr>
    <w:rPr>
      <w:rFonts w:asciiTheme="minorHAnsi" w:hAnsiTheme="minorHAnsi"/>
      <w:b/>
      <w:sz w:val="36"/>
      <w:szCs w:val="36"/>
    </w:rPr>
  </w:style>
  <w:style w:type="paragraph" w:customStyle="1" w:styleId="Brdtext0">
    <w:name w:val="* Brödtext"/>
    <w:rsid w:val="009E2C2B"/>
    <w:pPr>
      <w:spacing w:line="260" w:lineRule="exact"/>
    </w:pPr>
    <w:rPr>
      <w:rFonts w:ascii="Times LT Std" w:eastAsia="Times New Roman" w:hAnsi="Times LT Std" w:cs="Times New Roman"/>
      <w:sz w:val="22"/>
      <w:szCs w:val="22"/>
    </w:rPr>
  </w:style>
  <w:style w:type="paragraph" w:customStyle="1" w:styleId="Rubrik4">
    <w:name w:val="* Rubrik 4"/>
    <w:next w:val="Brdtext0"/>
    <w:rsid w:val="009E2C2B"/>
    <w:pPr>
      <w:spacing w:before="280" w:after="60" w:line="260" w:lineRule="exact"/>
    </w:pPr>
    <w:rPr>
      <w:rFonts w:ascii="Lucida Sans Unicode" w:eastAsia="Times New Roman" w:hAnsi="Lucida Sans Unicode" w:cs="Times New Roman"/>
      <w:sz w:val="20"/>
      <w:szCs w:val="22"/>
    </w:rPr>
  </w:style>
  <w:style w:type="paragraph" w:customStyle="1" w:styleId="Referenser">
    <w:name w:val="**Referenser"/>
    <w:basedOn w:val="Brdtext"/>
    <w:uiPriority w:val="98"/>
    <w:rsid w:val="009E2C2B"/>
    <w:pPr>
      <w:spacing w:line="260" w:lineRule="exact"/>
      <w:ind w:left="284" w:hanging="284"/>
    </w:pPr>
    <w:rPr>
      <w:rFonts w:ascii="Calibri" w:hAnsi="Calibri"/>
    </w:rPr>
  </w:style>
  <w:style w:type="character" w:styleId="CommentReference">
    <w:name w:val="annotation reference"/>
    <w:basedOn w:val="DefaultParagraphFont"/>
    <w:uiPriority w:val="99"/>
    <w:semiHidden/>
    <w:unhideWhenUsed/>
    <w:rsid w:val="008358FE"/>
    <w:rPr>
      <w:sz w:val="16"/>
      <w:szCs w:val="16"/>
    </w:rPr>
  </w:style>
  <w:style w:type="paragraph" w:styleId="CommentText">
    <w:name w:val="annotation text"/>
    <w:basedOn w:val="Normal"/>
    <w:link w:val="CommentTextChar"/>
    <w:uiPriority w:val="99"/>
    <w:unhideWhenUsed/>
    <w:rsid w:val="008358FE"/>
    <w:rPr>
      <w:sz w:val="20"/>
      <w:szCs w:val="20"/>
    </w:rPr>
  </w:style>
  <w:style w:type="character" w:customStyle="1" w:styleId="CommentTextChar">
    <w:name w:val="Comment Text Char"/>
    <w:basedOn w:val="DefaultParagraphFont"/>
    <w:link w:val="CommentText"/>
    <w:uiPriority w:val="99"/>
    <w:rsid w:val="008358FE"/>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8358FE"/>
    <w:rPr>
      <w:b/>
      <w:bCs/>
    </w:rPr>
  </w:style>
  <w:style w:type="character" w:customStyle="1" w:styleId="CommentSubjectChar">
    <w:name w:val="Comment Subject Char"/>
    <w:basedOn w:val="CommentTextChar"/>
    <w:link w:val="CommentSubject"/>
    <w:uiPriority w:val="99"/>
    <w:semiHidden/>
    <w:rsid w:val="008358FE"/>
    <w:rPr>
      <w:rFonts w:ascii="Cambria" w:hAnsi="Cambria"/>
      <w:b/>
      <w:bCs/>
      <w:sz w:val="20"/>
      <w:szCs w:val="20"/>
    </w:rPr>
  </w:style>
  <w:style w:type="paragraph" w:customStyle="1" w:styleId="Tabell0">
    <w:name w:val="_Tabell"/>
    <w:rsid w:val="009B16CE"/>
    <w:pPr>
      <w:spacing w:before="60" w:after="60"/>
    </w:pPr>
    <w:rPr>
      <w:rFonts w:ascii="Arial" w:hAnsi="Arial" w:cs="Arial"/>
      <w:sz w:val="18"/>
      <w:szCs w:val="16"/>
    </w:rPr>
  </w:style>
  <w:style w:type="paragraph" w:customStyle="1" w:styleId="Rubrik3">
    <w:name w:val="* Rubrik 3"/>
    <w:next w:val="Brdtext0"/>
    <w:uiPriority w:val="99"/>
    <w:rsid w:val="00297210"/>
    <w:pPr>
      <w:spacing w:before="360" w:after="60" w:line="280" w:lineRule="exact"/>
    </w:pPr>
    <w:rPr>
      <w:rFonts w:ascii="Lucida Sans Unicode" w:eastAsia="Calibri" w:hAnsi="Lucida Sans Unicode" w:cs="Times New Roman"/>
      <w:szCs w:val="22"/>
    </w:rPr>
  </w:style>
  <w:style w:type="paragraph" w:styleId="Revision">
    <w:name w:val="Revision"/>
    <w:hidden/>
    <w:uiPriority w:val="99"/>
    <w:semiHidden/>
    <w:rsid w:val="002336C7"/>
    <w:rPr>
      <w:rFonts w:ascii="Cambria" w:hAnsi="Cambria"/>
      <w:sz w:val="22"/>
    </w:rPr>
  </w:style>
  <w:style w:type="character" w:styleId="FollowedHyperlink">
    <w:name w:val="FollowedHyperlink"/>
    <w:basedOn w:val="DefaultParagraphFont"/>
    <w:uiPriority w:val="99"/>
    <w:semiHidden/>
    <w:unhideWhenUsed/>
    <w:rsid w:val="0061737F"/>
    <w:rPr>
      <w:color w:val="954F72" w:themeColor="followedHyperlink"/>
      <w:u w:val="single"/>
    </w:rPr>
  </w:style>
  <w:style w:type="character" w:styleId="UnresolvedMention">
    <w:name w:val="Unresolved Mention"/>
    <w:basedOn w:val="DefaultParagraphFont"/>
    <w:uiPriority w:val="99"/>
    <w:rsid w:val="001E645C"/>
    <w:rPr>
      <w:color w:val="605E5C"/>
      <w:shd w:val="clear" w:color="auto" w:fill="E1DFDD"/>
    </w:rPr>
  </w:style>
  <w:style w:type="paragraph" w:styleId="Caption">
    <w:name w:val="caption"/>
    <w:basedOn w:val="Bildbeskr"/>
    <w:next w:val="Normal"/>
    <w:uiPriority w:val="35"/>
    <w:unhideWhenUsed/>
    <w:qFormat/>
    <w:rsid w:val="005A6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1009">
      <w:bodyDiv w:val="1"/>
      <w:marLeft w:val="0"/>
      <w:marRight w:val="0"/>
      <w:marTop w:val="0"/>
      <w:marBottom w:val="0"/>
      <w:divBdr>
        <w:top w:val="none" w:sz="0" w:space="0" w:color="auto"/>
        <w:left w:val="none" w:sz="0" w:space="0" w:color="auto"/>
        <w:bottom w:val="none" w:sz="0" w:space="0" w:color="auto"/>
        <w:right w:val="none" w:sz="0" w:space="0" w:color="auto"/>
      </w:divBdr>
      <w:divsChild>
        <w:div w:id="1848055369">
          <w:marLeft w:val="0"/>
          <w:marRight w:val="0"/>
          <w:marTop w:val="0"/>
          <w:marBottom w:val="0"/>
          <w:divBdr>
            <w:top w:val="none" w:sz="0" w:space="0" w:color="auto"/>
            <w:left w:val="none" w:sz="0" w:space="0" w:color="auto"/>
            <w:bottom w:val="none" w:sz="0" w:space="0" w:color="auto"/>
            <w:right w:val="none" w:sz="0" w:space="0" w:color="auto"/>
          </w:divBdr>
          <w:divsChild>
            <w:div w:id="1836608482">
              <w:marLeft w:val="0"/>
              <w:marRight w:val="0"/>
              <w:marTop w:val="0"/>
              <w:marBottom w:val="0"/>
              <w:divBdr>
                <w:top w:val="none" w:sz="0" w:space="0" w:color="auto"/>
                <w:left w:val="none" w:sz="0" w:space="0" w:color="auto"/>
                <w:bottom w:val="none" w:sz="0" w:space="0" w:color="auto"/>
                <w:right w:val="none" w:sz="0" w:space="0" w:color="auto"/>
              </w:divBdr>
              <w:divsChild>
                <w:div w:id="20613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0575">
      <w:bodyDiv w:val="1"/>
      <w:marLeft w:val="0"/>
      <w:marRight w:val="0"/>
      <w:marTop w:val="0"/>
      <w:marBottom w:val="0"/>
      <w:divBdr>
        <w:top w:val="none" w:sz="0" w:space="0" w:color="auto"/>
        <w:left w:val="none" w:sz="0" w:space="0" w:color="auto"/>
        <w:bottom w:val="none" w:sz="0" w:space="0" w:color="auto"/>
        <w:right w:val="none" w:sz="0" w:space="0" w:color="auto"/>
      </w:divBdr>
      <w:divsChild>
        <w:div w:id="1698844741">
          <w:marLeft w:val="0"/>
          <w:marRight w:val="0"/>
          <w:marTop w:val="0"/>
          <w:marBottom w:val="0"/>
          <w:divBdr>
            <w:top w:val="none" w:sz="0" w:space="0" w:color="auto"/>
            <w:left w:val="none" w:sz="0" w:space="0" w:color="auto"/>
            <w:bottom w:val="none" w:sz="0" w:space="0" w:color="auto"/>
            <w:right w:val="none" w:sz="0" w:space="0" w:color="auto"/>
          </w:divBdr>
          <w:divsChild>
            <w:div w:id="189758612">
              <w:marLeft w:val="0"/>
              <w:marRight w:val="0"/>
              <w:marTop w:val="0"/>
              <w:marBottom w:val="0"/>
              <w:divBdr>
                <w:top w:val="none" w:sz="0" w:space="0" w:color="auto"/>
                <w:left w:val="none" w:sz="0" w:space="0" w:color="auto"/>
                <w:bottom w:val="none" w:sz="0" w:space="0" w:color="auto"/>
                <w:right w:val="none" w:sz="0" w:space="0" w:color="auto"/>
              </w:divBdr>
              <w:divsChild>
                <w:div w:id="4331705">
                  <w:marLeft w:val="0"/>
                  <w:marRight w:val="0"/>
                  <w:marTop w:val="0"/>
                  <w:marBottom w:val="0"/>
                  <w:divBdr>
                    <w:top w:val="none" w:sz="0" w:space="0" w:color="auto"/>
                    <w:left w:val="none" w:sz="0" w:space="0" w:color="auto"/>
                    <w:bottom w:val="none" w:sz="0" w:space="0" w:color="auto"/>
                    <w:right w:val="none" w:sz="0" w:space="0" w:color="auto"/>
                  </w:divBdr>
                  <w:divsChild>
                    <w:div w:id="11607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061593">
      <w:bodyDiv w:val="1"/>
      <w:marLeft w:val="0"/>
      <w:marRight w:val="0"/>
      <w:marTop w:val="0"/>
      <w:marBottom w:val="0"/>
      <w:divBdr>
        <w:top w:val="none" w:sz="0" w:space="0" w:color="auto"/>
        <w:left w:val="none" w:sz="0" w:space="0" w:color="auto"/>
        <w:bottom w:val="none" w:sz="0" w:space="0" w:color="auto"/>
        <w:right w:val="none" w:sz="0" w:space="0" w:color="auto"/>
      </w:divBdr>
      <w:divsChild>
        <w:div w:id="971208643">
          <w:marLeft w:val="0"/>
          <w:marRight w:val="0"/>
          <w:marTop w:val="0"/>
          <w:marBottom w:val="0"/>
          <w:divBdr>
            <w:top w:val="none" w:sz="0" w:space="0" w:color="auto"/>
            <w:left w:val="none" w:sz="0" w:space="0" w:color="auto"/>
            <w:bottom w:val="none" w:sz="0" w:space="0" w:color="auto"/>
            <w:right w:val="none" w:sz="0" w:space="0" w:color="auto"/>
          </w:divBdr>
          <w:divsChild>
            <w:div w:id="335766370">
              <w:marLeft w:val="0"/>
              <w:marRight w:val="0"/>
              <w:marTop w:val="0"/>
              <w:marBottom w:val="0"/>
              <w:divBdr>
                <w:top w:val="none" w:sz="0" w:space="0" w:color="auto"/>
                <w:left w:val="none" w:sz="0" w:space="0" w:color="auto"/>
                <w:bottom w:val="none" w:sz="0" w:space="0" w:color="auto"/>
                <w:right w:val="none" w:sz="0" w:space="0" w:color="auto"/>
              </w:divBdr>
              <w:divsChild>
                <w:div w:id="76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039023">
      <w:bodyDiv w:val="1"/>
      <w:marLeft w:val="0"/>
      <w:marRight w:val="0"/>
      <w:marTop w:val="0"/>
      <w:marBottom w:val="0"/>
      <w:divBdr>
        <w:top w:val="none" w:sz="0" w:space="0" w:color="auto"/>
        <w:left w:val="none" w:sz="0" w:space="0" w:color="auto"/>
        <w:bottom w:val="none" w:sz="0" w:space="0" w:color="auto"/>
        <w:right w:val="none" w:sz="0" w:space="0" w:color="auto"/>
      </w:divBdr>
    </w:div>
    <w:div w:id="1259825124">
      <w:bodyDiv w:val="1"/>
      <w:marLeft w:val="0"/>
      <w:marRight w:val="0"/>
      <w:marTop w:val="0"/>
      <w:marBottom w:val="0"/>
      <w:divBdr>
        <w:top w:val="none" w:sz="0" w:space="0" w:color="auto"/>
        <w:left w:val="none" w:sz="0" w:space="0" w:color="auto"/>
        <w:bottom w:val="none" w:sz="0" w:space="0" w:color="auto"/>
        <w:right w:val="none" w:sz="0" w:space="0" w:color="auto"/>
      </w:divBdr>
      <w:divsChild>
        <w:div w:id="1944609687">
          <w:marLeft w:val="0"/>
          <w:marRight w:val="0"/>
          <w:marTop w:val="0"/>
          <w:marBottom w:val="0"/>
          <w:divBdr>
            <w:top w:val="none" w:sz="0" w:space="0" w:color="auto"/>
            <w:left w:val="none" w:sz="0" w:space="0" w:color="auto"/>
            <w:bottom w:val="none" w:sz="0" w:space="0" w:color="auto"/>
            <w:right w:val="none" w:sz="0" w:space="0" w:color="auto"/>
          </w:divBdr>
          <w:divsChild>
            <w:div w:id="13414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3505">
      <w:bodyDiv w:val="1"/>
      <w:marLeft w:val="0"/>
      <w:marRight w:val="0"/>
      <w:marTop w:val="0"/>
      <w:marBottom w:val="0"/>
      <w:divBdr>
        <w:top w:val="none" w:sz="0" w:space="0" w:color="auto"/>
        <w:left w:val="none" w:sz="0" w:space="0" w:color="auto"/>
        <w:bottom w:val="none" w:sz="0" w:space="0" w:color="auto"/>
        <w:right w:val="none" w:sz="0" w:space="0" w:color="auto"/>
      </w:divBdr>
      <w:divsChild>
        <w:div w:id="1939368803">
          <w:marLeft w:val="0"/>
          <w:marRight w:val="0"/>
          <w:marTop w:val="0"/>
          <w:marBottom w:val="0"/>
          <w:divBdr>
            <w:top w:val="none" w:sz="0" w:space="0" w:color="auto"/>
            <w:left w:val="none" w:sz="0" w:space="0" w:color="auto"/>
            <w:bottom w:val="none" w:sz="0" w:space="0" w:color="auto"/>
            <w:right w:val="none" w:sz="0" w:space="0" w:color="auto"/>
          </w:divBdr>
          <w:divsChild>
            <w:div w:id="1990476711">
              <w:marLeft w:val="0"/>
              <w:marRight w:val="0"/>
              <w:marTop w:val="0"/>
              <w:marBottom w:val="0"/>
              <w:divBdr>
                <w:top w:val="none" w:sz="0" w:space="0" w:color="auto"/>
                <w:left w:val="none" w:sz="0" w:space="0" w:color="auto"/>
                <w:bottom w:val="none" w:sz="0" w:space="0" w:color="auto"/>
                <w:right w:val="none" w:sz="0" w:space="0" w:color="auto"/>
              </w:divBdr>
              <w:divsChild>
                <w:div w:id="9600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73034">
      <w:bodyDiv w:val="1"/>
      <w:marLeft w:val="0"/>
      <w:marRight w:val="0"/>
      <w:marTop w:val="0"/>
      <w:marBottom w:val="0"/>
      <w:divBdr>
        <w:top w:val="none" w:sz="0" w:space="0" w:color="auto"/>
        <w:left w:val="none" w:sz="0" w:space="0" w:color="auto"/>
        <w:bottom w:val="none" w:sz="0" w:space="0" w:color="auto"/>
        <w:right w:val="none" w:sz="0" w:space="0" w:color="auto"/>
      </w:divBdr>
    </w:div>
    <w:div w:id="1347171075">
      <w:bodyDiv w:val="1"/>
      <w:marLeft w:val="0"/>
      <w:marRight w:val="0"/>
      <w:marTop w:val="0"/>
      <w:marBottom w:val="0"/>
      <w:divBdr>
        <w:top w:val="none" w:sz="0" w:space="0" w:color="auto"/>
        <w:left w:val="none" w:sz="0" w:space="0" w:color="auto"/>
        <w:bottom w:val="none" w:sz="0" w:space="0" w:color="auto"/>
        <w:right w:val="none" w:sz="0" w:space="0" w:color="auto"/>
      </w:divBdr>
    </w:div>
    <w:div w:id="1504202947">
      <w:bodyDiv w:val="1"/>
      <w:marLeft w:val="0"/>
      <w:marRight w:val="0"/>
      <w:marTop w:val="0"/>
      <w:marBottom w:val="0"/>
      <w:divBdr>
        <w:top w:val="none" w:sz="0" w:space="0" w:color="auto"/>
        <w:left w:val="none" w:sz="0" w:space="0" w:color="auto"/>
        <w:bottom w:val="none" w:sz="0" w:space="0" w:color="auto"/>
        <w:right w:val="none" w:sz="0" w:space="0" w:color="auto"/>
      </w:divBdr>
      <w:divsChild>
        <w:div w:id="664866706">
          <w:marLeft w:val="0"/>
          <w:marRight w:val="0"/>
          <w:marTop w:val="0"/>
          <w:marBottom w:val="0"/>
          <w:divBdr>
            <w:top w:val="none" w:sz="0" w:space="0" w:color="auto"/>
            <w:left w:val="none" w:sz="0" w:space="0" w:color="auto"/>
            <w:bottom w:val="none" w:sz="0" w:space="0" w:color="auto"/>
            <w:right w:val="none" w:sz="0" w:space="0" w:color="auto"/>
          </w:divBdr>
        </w:div>
      </w:divsChild>
    </w:div>
    <w:div w:id="1605454949">
      <w:bodyDiv w:val="1"/>
      <w:marLeft w:val="0"/>
      <w:marRight w:val="0"/>
      <w:marTop w:val="0"/>
      <w:marBottom w:val="0"/>
      <w:divBdr>
        <w:top w:val="none" w:sz="0" w:space="0" w:color="auto"/>
        <w:left w:val="none" w:sz="0" w:space="0" w:color="auto"/>
        <w:bottom w:val="none" w:sz="0" w:space="0" w:color="auto"/>
        <w:right w:val="none" w:sz="0" w:space="0" w:color="auto"/>
      </w:divBdr>
      <w:divsChild>
        <w:div w:id="923418304">
          <w:marLeft w:val="0"/>
          <w:marRight w:val="0"/>
          <w:marTop w:val="0"/>
          <w:marBottom w:val="0"/>
          <w:divBdr>
            <w:top w:val="none" w:sz="0" w:space="0" w:color="auto"/>
            <w:left w:val="none" w:sz="0" w:space="0" w:color="auto"/>
            <w:bottom w:val="none" w:sz="0" w:space="0" w:color="auto"/>
            <w:right w:val="none" w:sz="0" w:space="0" w:color="auto"/>
          </w:divBdr>
          <w:divsChild>
            <w:div w:id="6051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4195">
      <w:bodyDiv w:val="1"/>
      <w:marLeft w:val="0"/>
      <w:marRight w:val="0"/>
      <w:marTop w:val="0"/>
      <w:marBottom w:val="0"/>
      <w:divBdr>
        <w:top w:val="none" w:sz="0" w:space="0" w:color="auto"/>
        <w:left w:val="none" w:sz="0" w:space="0" w:color="auto"/>
        <w:bottom w:val="none" w:sz="0" w:space="0" w:color="auto"/>
        <w:right w:val="none" w:sz="0" w:space="0" w:color="auto"/>
      </w:divBdr>
    </w:div>
    <w:div w:id="1859198869">
      <w:bodyDiv w:val="1"/>
      <w:marLeft w:val="0"/>
      <w:marRight w:val="0"/>
      <w:marTop w:val="0"/>
      <w:marBottom w:val="0"/>
      <w:divBdr>
        <w:top w:val="none" w:sz="0" w:space="0" w:color="auto"/>
        <w:left w:val="none" w:sz="0" w:space="0" w:color="auto"/>
        <w:bottom w:val="none" w:sz="0" w:space="0" w:color="auto"/>
        <w:right w:val="none" w:sz="0" w:space="0" w:color="auto"/>
      </w:divBdr>
      <w:divsChild>
        <w:div w:id="1911769803">
          <w:marLeft w:val="0"/>
          <w:marRight w:val="0"/>
          <w:marTop w:val="0"/>
          <w:marBottom w:val="0"/>
          <w:divBdr>
            <w:top w:val="none" w:sz="0" w:space="0" w:color="auto"/>
            <w:left w:val="none" w:sz="0" w:space="0" w:color="auto"/>
            <w:bottom w:val="none" w:sz="0" w:space="0" w:color="auto"/>
            <w:right w:val="none" w:sz="0" w:space="0" w:color="auto"/>
          </w:divBdr>
          <w:divsChild>
            <w:div w:id="1380086284">
              <w:marLeft w:val="0"/>
              <w:marRight w:val="0"/>
              <w:marTop w:val="0"/>
              <w:marBottom w:val="0"/>
              <w:divBdr>
                <w:top w:val="none" w:sz="0" w:space="0" w:color="auto"/>
                <w:left w:val="none" w:sz="0" w:space="0" w:color="auto"/>
                <w:bottom w:val="none" w:sz="0" w:space="0" w:color="auto"/>
                <w:right w:val="none" w:sz="0" w:space="0" w:color="auto"/>
              </w:divBdr>
              <w:divsChild>
                <w:div w:id="387342418">
                  <w:marLeft w:val="0"/>
                  <w:marRight w:val="0"/>
                  <w:marTop w:val="0"/>
                  <w:marBottom w:val="0"/>
                  <w:divBdr>
                    <w:top w:val="none" w:sz="0" w:space="0" w:color="auto"/>
                    <w:left w:val="none" w:sz="0" w:space="0" w:color="auto"/>
                    <w:bottom w:val="none" w:sz="0" w:space="0" w:color="auto"/>
                    <w:right w:val="none" w:sz="0" w:space="0" w:color="auto"/>
                  </w:divBdr>
                  <w:divsChild>
                    <w:div w:id="2309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56321">
      <w:bodyDiv w:val="1"/>
      <w:marLeft w:val="0"/>
      <w:marRight w:val="0"/>
      <w:marTop w:val="0"/>
      <w:marBottom w:val="0"/>
      <w:divBdr>
        <w:top w:val="none" w:sz="0" w:space="0" w:color="auto"/>
        <w:left w:val="none" w:sz="0" w:space="0" w:color="auto"/>
        <w:bottom w:val="none" w:sz="0" w:space="0" w:color="auto"/>
        <w:right w:val="none" w:sz="0" w:space="0" w:color="auto"/>
      </w:divBdr>
    </w:div>
    <w:div w:id="20852520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artfakta.se/artbestamning" TargetMode="Externa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naturvardsverket.se/vagledning-och-stod/arter-och-artskydd/artskyddshandboken-och-vagledning-om-artskydd" TargetMode="Externa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8" Type="http://schemas.openxmlformats.org/officeDocument/2006/relationships/image" Target="media/image12.jpeg"/><Relationship Id="rId3" Type="http://schemas.microsoft.com/office/2007/relationships/hdphoto" Target="media/hdphoto1.wdp"/><Relationship Id="rId7" Type="http://schemas.microsoft.com/office/2007/relationships/hdphoto" Target="media/hdphoto3.wdp"/><Relationship Id="rId2" Type="http://schemas.openxmlformats.org/officeDocument/2006/relationships/image" Target="media/image9.jpeg"/><Relationship Id="rId1" Type="http://schemas.openxmlformats.org/officeDocument/2006/relationships/image" Target="media/image8.png"/><Relationship Id="rId6" Type="http://schemas.openxmlformats.org/officeDocument/2006/relationships/image" Target="media/image11.jpeg"/><Relationship Id="rId5" Type="http://schemas.microsoft.com/office/2007/relationships/hdphoto" Target="media/hdphoto2.wdp"/><Relationship Id="rId4" Type="http://schemas.openxmlformats.org/officeDocument/2006/relationships/image" Target="media/image10.jpeg"/><Relationship Id="rId9" Type="http://schemas.microsoft.com/office/2007/relationships/hdphoto" Target="media/hdphoto4.wdp"/></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8a87d8c-4899-4457-8846-cbc7b1e90c21">
      <UserInfo>
        <DisplayName>SharingLinks.dc08eeeb-b296-412d-8539-551ac49124a4.OrganizationEdit.09d55a8d-6283-481d-9fae-b60112a5f12d</DisplayName>
        <AccountId>116</AccountId>
        <AccountType/>
      </UserInfo>
      <UserInfo>
        <DisplayName>Tove Adelsköld</DisplayName>
        <AccountId>9</AccountId>
        <AccountType/>
      </UserInfo>
      <UserInfo>
        <DisplayName>Martin Brüsin</DisplayName>
        <AccountId>578</AccountId>
        <AccountType/>
      </UserInfo>
    </SharedWithUsers>
    <lcf76f155ced4ddcb4097134ff3c332f xmlns="138f34eb-f7a5-4b14-a9db-8c67a3b4bdec">
      <Terms xmlns="http://schemas.microsoft.com/office/infopath/2007/PartnerControls"/>
    </lcf76f155ced4ddcb4097134ff3c332f>
    <TaxCatchAll xmlns="d8a87d8c-4899-4457-8846-cbc7b1e90c2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6AED39E8D3F24743B05DCC19F3DBB513" ma:contentTypeVersion="13" ma:contentTypeDescription="Skapa ett nytt dokument." ma:contentTypeScope="" ma:versionID="9380767989ec1d50106a44ff75a22da9">
  <xsd:schema xmlns:xsd="http://www.w3.org/2001/XMLSchema" xmlns:xs="http://www.w3.org/2001/XMLSchema" xmlns:p="http://schemas.microsoft.com/office/2006/metadata/properties" xmlns:ns2="d8a87d8c-4899-4457-8846-cbc7b1e90c21" xmlns:ns3="138f34eb-f7a5-4b14-a9db-8c67a3b4bdec" targetNamespace="http://schemas.microsoft.com/office/2006/metadata/properties" ma:root="true" ma:fieldsID="457552000849750697041964a4418e53" ns2:_="" ns3:_="">
    <xsd:import namespace="d8a87d8c-4899-4457-8846-cbc7b1e90c21"/>
    <xsd:import namespace="138f34eb-f7a5-4b14-a9db-8c67a3b4bde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a87d8c-4899-4457-8846-cbc7b1e90c21"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at med information" ma:internalName="SharedWithDetails" ma:readOnly="true">
      <xsd:simpleType>
        <xsd:restriction base="dms:Note">
          <xsd:maxLength value="255"/>
        </xsd:restriction>
      </xsd:simpleType>
    </xsd:element>
    <xsd:element name="TaxCatchAll" ma:index="20" nillable="true" ma:displayName="Taxonomy Catch All Column" ma:hidden="true" ma:list="{09135fc3-4003-431d-b530-0148e7a5eded}" ma:internalName="TaxCatchAll" ma:showField="CatchAllData" ma:web="d8a87d8c-4899-4457-8846-cbc7b1e90c2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38f34eb-f7a5-4b14-a9db-8c67a3b4bde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Bildmarkeringar" ma:readOnly="false" ma:fieldId="{5cf76f15-5ced-4ddc-b409-7134ff3c332f}" ma:taxonomyMulti="true" ma:sspId="c4310783-f236-42b2-989c-e6481120b0c7"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6B5FAA-053D-426F-AA30-9D19741DC49E}">
  <ds:schemaRefs>
    <ds:schemaRef ds:uri="http://schemas.microsoft.com/sharepoint/v3/contenttype/forms"/>
  </ds:schemaRefs>
</ds:datastoreItem>
</file>

<file path=customXml/itemProps2.xml><?xml version="1.0" encoding="utf-8"?>
<ds:datastoreItem xmlns:ds="http://schemas.openxmlformats.org/officeDocument/2006/customXml" ds:itemID="{F4F6CAF3-9899-4267-8C89-D6CBDA7E3049}">
  <ds:schemaRefs>
    <ds:schemaRef ds:uri="http://schemas.microsoft.com/office/2006/metadata/properties"/>
    <ds:schemaRef ds:uri="http://schemas.microsoft.com/office/infopath/2007/PartnerControls"/>
    <ds:schemaRef ds:uri="d8a87d8c-4899-4457-8846-cbc7b1e90c21"/>
    <ds:schemaRef ds:uri="138f34eb-f7a5-4b14-a9db-8c67a3b4bdec"/>
  </ds:schemaRefs>
</ds:datastoreItem>
</file>

<file path=customXml/itemProps3.xml><?xml version="1.0" encoding="utf-8"?>
<ds:datastoreItem xmlns:ds="http://schemas.openxmlformats.org/officeDocument/2006/customXml" ds:itemID="{971B3437-8A3D-324A-90CA-663C0BA6842C}">
  <ds:schemaRefs>
    <ds:schemaRef ds:uri="http://schemas.openxmlformats.org/officeDocument/2006/bibliography"/>
  </ds:schemaRefs>
</ds:datastoreItem>
</file>

<file path=customXml/itemProps4.xml><?xml version="1.0" encoding="utf-8"?>
<ds:datastoreItem xmlns:ds="http://schemas.openxmlformats.org/officeDocument/2006/customXml" ds:itemID="{45B1E5DC-7F99-40D8-B57B-E287E14A39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a87d8c-4899-4457-8846-cbc7b1e90c21"/>
    <ds:schemaRef ds:uri="138f34eb-f7a5-4b14-a9db-8c67a3b4b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20</Pages>
  <Words>4025</Words>
  <Characters>22946</Characters>
  <Application>Microsoft Office Word</Application>
  <DocSecurity>0</DocSecurity>
  <Lines>191</Lines>
  <Paragraphs>53</Paragraphs>
  <ScaleCrop>false</ScaleCrop>
  <HeadingPairs>
    <vt:vector size="6" baseType="variant">
      <vt:variant>
        <vt:lpstr>Title</vt:lpstr>
      </vt:variant>
      <vt:variant>
        <vt:i4>1</vt:i4>
      </vt:variant>
      <vt:variant>
        <vt:lpstr>Rubrik</vt:lpstr>
      </vt:variant>
      <vt:variant>
        <vt:i4>1</vt:i4>
      </vt:variant>
      <vt:variant>
        <vt:lpstr>Titel</vt:lpstr>
      </vt:variant>
      <vt:variant>
        <vt:i4>1</vt:i4>
      </vt:variant>
    </vt:vector>
  </HeadingPairs>
  <TitlesOfParts>
    <vt:vector size="3" baseType="lpstr">
      <vt:lpstr/>
      <vt:lpstr/>
      <vt:lpstr/>
    </vt:vector>
  </TitlesOfParts>
  <Company>Calluna AB</Company>
  <LinksUpToDate>false</LinksUpToDate>
  <CharactersWithSpaces>26918</CharactersWithSpaces>
  <SharedDoc>false</SharedDoc>
  <HLinks>
    <vt:vector size="12" baseType="variant">
      <vt:variant>
        <vt:i4>6094928</vt:i4>
      </vt:variant>
      <vt:variant>
        <vt:i4>3</vt:i4>
      </vt:variant>
      <vt:variant>
        <vt:i4>0</vt:i4>
      </vt:variant>
      <vt:variant>
        <vt:i4>5</vt:i4>
      </vt:variant>
      <vt:variant>
        <vt:lpwstr>https://callunaab.sharepoint.com/sites/avvikelse/Lists/callunaavikelse1/NewForm.aspx</vt:lpwstr>
      </vt:variant>
      <vt:variant>
        <vt:lpwstr/>
      </vt:variant>
      <vt:variant>
        <vt:i4>3276901</vt:i4>
      </vt:variant>
      <vt:variant>
        <vt:i4>0</vt:i4>
      </vt:variant>
      <vt:variant>
        <vt:i4>0</vt:i4>
      </vt:variant>
      <vt:variant>
        <vt:i4>5</vt:i4>
      </vt:variant>
      <vt:variant>
        <vt:lpwstr>https://callunaab.sharepoint.com/:w:/t/Gemensam/EfIwlv9qMOhJko7fdbDfkeEBJsA0EGjF5k8SdK2Rt-m1Dw?e=p3Y0us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 Adelsköld</dc:creator>
  <cp:keywords/>
  <dc:description/>
  <cp:lastModifiedBy>Martin Andersson-Li</cp:lastModifiedBy>
  <cp:revision>55</cp:revision>
  <cp:lastPrinted>2016-05-26T09:10:00Z</cp:lastPrinted>
  <dcterms:created xsi:type="dcterms:W3CDTF">2023-04-26T11:54:00Z</dcterms:created>
  <dcterms:modified xsi:type="dcterms:W3CDTF">2023-05-18T15:18:00Z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0x0101006AED39E8D3F24743B05DCC19F3DBB513</vt:lpwstr>
  </property>
  <property fmtid="{D5CDD505-2E9C-101B-9397-08002B2CF9AE}" pid="3" name="Order">
    <vt:r8>79700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y fmtid="{D5CDD505-2E9C-101B-9397-08002B2CF9AE}" pid="8" name="MediaServiceImageTags">
    <vt:lpwstr/>
  </property>
</Properties>
</file>